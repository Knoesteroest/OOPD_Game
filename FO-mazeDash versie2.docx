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880A03" w14:textId="45623170" w:rsidR="7F30D7F9" w:rsidRDefault="7F30D7F9"/>
    <w:tbl>
      <w:tblPr>
        <w:tblW w:w="0" w:type="auto"/>
        <w:tblLayout w:type="fixed"/>
        <w:tblCellMar>
          <w:left w:w="0" w:type="dxa"/>
          <w:right w:w="0" w:type="dxa"/>
        </w:tblCellMar>
        <w:tblLook w:val="04A0" w:firstRow="1" w:lastRow="0" w:firstColumn="1" w:lastColumn="0" w:noHBand="0" w:noVBand="1"/>
      </w:tblPr>
      <w:tblGrid>
        <w:gridCol w:w="9174"/>
      </w:tblGrid>
      <w:tr w:rsidR="00C70048" w14:paraId="3A9D31EC" w14:textId="77777777" w:rsidTr="00435586">
        <w:trPr>
          <w:trHeight w:val="5499"/>
        </w:trPr>
        <w:tc>
          <w:tcPr>
            <w:tcW w:w="9174" w:type="dxa"/>
          </w:tcPr>
          <w:p w14:paraId="4F6D6D56" w14:textId="06CAD517" w:rsidR="00C70048" w:rsidRDefault="0084503A" w:rsidP="00435586">
            <w:pPr>
              <w:pStyle w:val="Title"/>
              <w:rPr>
                <w:rFonts w:asciiTheme="minorHAnsi" w:hAnsiTheme="minorHAnsi" w:cstheme="minorHAnsi"/>
                <w:b w:val="0"/>
                <w:color w:val="E50056"/>
                <w:sz w:val="40"/>
              </w:rPr>
            </w:pPr>
            <w:sdt>
              <w:sdtPr>
                <w:tag w:val=""/>
                <w:id w:val="-1605264312"/>
                <w:lock w:val="sdtLocked"/>
                <w:placeholder>
                  <w:docPart w:val="108B688C37ED484C847B7D3D8FF8FFD1"/>
                </w:placeholder>
                <w:dataBinding w:prefixMappings="xmlns:ns0='http://purl.org/dc/elements/1.1/' xmlns:ns1='http://schemas.openxmlformats.org/package/2006/metadata/core-properties' " w:xpath="/ns1:coreProperties[1]/ns0:subject[1]" w:storeItemID="{6C3C8BC8-F283-45AE-878A-BAB7291924A1}"/>
                <w:text w:multiLine="1"/>
              </w:sdtPr>
              <w:sdtEndPr/>
              <w:sdtContent>
                <w:r w:rsidR="00193481">
                  <w:t>OOPD</w:t>
                </w:r>
              </w:sdtContent>
            </w:sdt>
            <w:r w:rsidR="00C70048" w:rsidRPr="00351C4B">
              <w:rPr>
                <w:rFonts w:asciiTheme="minorHAnsi" w:hAnsiTheme="minorHAnsi" w:cstheme="minorHAnsi"/>
                <w:b w:val="0"/>
                <w:color w:val="E50056"/>
                <w:sz w:val="40"/>
              </w:rPr>
              <w:t>_</w:t>
            </w:r>
            <w:r w:rsidR="005C31E1">
              <w:rPr>
                <w:rFonts w:asciiTheme="minorHAnsi" w:hAnsiTheme="minorHAnsi" w:cstheme="minorHAnsi"/>
                <w:b w:val="0"/>
                <w:color w:val="E50056"/>
                <w:sz w:val="40"/>
              </w:rPr>
              <w:t xml:space="preserve"> </w:t>
            </w:r>
          </w:p>
          <w:p w14:paraId="27A9112C" w14:textId="0094CC10" w:rsidR="00753826" w:rsidRPr="00753826" w:rsidRDefault="00193481" w:rsidP="00435586">
            <w:pPr>
              <w:pStyle w:val="Subtitle"/>
            </w:pPr>
            <w:r>
              <w:t>BeroepsProduct Game</w:t>
            </w:r>
            <w:r w:rsidR="00680D02">
              <w:t>: MazeDash</w:t>
            </w:r>
          </w:p>
          <w:p w14:paraId="2DCD5E08" w14:textId="75484404" w:rsidR="00753826" w:rsidRPr="00753826" w:rsidRDefault="2D508B76" w:rsidP="00435586">
            <w:pPr>
              <w:pStyle w:val="Subtitle"/>
              <w:rPr>
                <w:rFonts w:ascii="Arial" w:hAnsi="Arial"/>
                <w:color w:val="000000" w:themeColor="accent1"/>
                <w:szCs w:val="36"/>
              </w:rPr>
            </w:pPr>
            <w:r w:rsidRPr="3A21814B">
              <w:rPr>
                <w:rFonts w:ascii="Arial" w:hAnsi="Arial"/>
                <w:color w:val="000000" w:themeColor="accent1"/>
                <w:szCs w:val="36"/>
              </w:rPr>
              <w:t>Functioneel Ontwerp</w:t>
            </w:r>
          </w:p>
        </w:tc>
      </w:tr>
    </w:tbl>
    <w:p w14:paraId="71FD76AC" w14:textId="7B988E43" w:rsidR="00C15563" w:rsidRPr="005326EA" w:rsidRDefault="00D76689" w:rsidP="00C15563">
      <w:pPr>
        <w:pStyle w:val="Auteur"/>
        <w:rPr>
          <w:rFonts w:eastAsia="Arial Unicode MS"/>
        </w:rPr>
      </w:pPr>
      <w:r>
        <w:t>Martijn Engel</w:t>
      </w:r>
      <w:r w:rsidR="00193481">
        <w:t xml:space="preserve"> &amp; Pieter Oosterbroek</w:t>
      </w:r>
    </w:p>
    <w:p w14:paraId="55844139" w14:textId="61E4CD53" w:rsidR="00D41106" w:rsidRDefault="0084503A" w:rsidP="00C15563">
      <w:pPr>
        <w:pStyle w:val="Auteur"/>
      </w:pPr>
      <w:sdt>
        <w:sdtPr>
          <w:id w:val="1971401319"/>
          <w:placeholder>
            <w:docPart w:val="6B4E1049A04D4815AE8DF0295FE476A3"/>
          </w:placeholder>
          <w:date w:fullDate="2021-03-11T00:00:00Z">
            <w:dateFormat w:val="d MMMM yyyy"/>
            <w:lid w:val="nl-NL"/>
            <w:storeMappedDataAs w:val="dateTime"/>
            <w:calendar w:val="gregorian"/>
          </w:date>
        </w:sdtPr>
        <w:sdtEndPr/>
        <w:sdtContent>
          <w:r w:rsidR="000728D3">
            <w:t>11 maart 2021</w:t>
          </w:r>
        </w:sdtContent>
      </w:sdt>
    </w:p>
    <w:p w14:paraId="7172FA70" w14:textId="77777777" w:rsidR="00B25FE7" w:rsidRDefault="00B25FE7" w:rsidP="00C15563">
      <w:pPr>
        <w:pStyle w:val="Auteur"/>
        <w:sectPr w:rsidR="00B25FE7" w:rsidSect="00B25FE7">
          <w:headerReference w:type="even" r:id="rId11"/>
          <w:headerReference w:type="default" r:id="rId12"/>
          <w:footerReference w:type="even" r:id="rId13"/>
          <w:footerReference w:type="default" r:id="rId14"/>
          <w:headerReference w:type="first" r:id="rId15"/>
          <w:footerReference w:type="first" r:id="rId16"/>
          <w:pgSz w:w="11906" w:h="16838" w:code="9"/>
          <w:pgMar w:top="2268" w:right="1361" w:bottom="1418" w:left="1361" w:header="709" w:footer="567" w:gutter="0"/>
          <w:cols w:space="708"/>
          <w:docGrid w:linePitch="272"/>
        </w:sectPr>
      </w:pPr>
    </w:p>
    <w:p w14:paraId="140D85CF" w14:textId="1CD407C2" w:rsidR="004C20F1" w:rsidRPr="001A41B7" w:rsidRDefault="001A41B7" w:rsidP="004C20F1">
      <w:pPr>
        <w:rPr>
          <w:b/>
          <w:bCs/>
          <w:sz w:val="40"/>
          <w:szCs w:val="40"/>
        </w:rPr>
      </w:pPr>
      <w:r w:rsidRPr="001A41B7">
        <w:rPr>
          <w:b/>
          <w:bCs/>
          <w:sz w:val="40"/>
          <w:szCs w:val="40"/>
        </w:rPr>
        <w:lastRenderedPageBreak/>
        <w:t>Register</w:t>
      </w:r>
    </w:p>
    <w:bookmarkStart w:id="2" w:name="_Toc453919959" w:displacedByCustomXml="next"/>
    <w:bookmarkStart w:id="3" w:name="_Toc453920324" w:displacedByCustomXml="next"/>
    <w:bookmarkStart w:id="4" w:name="_Toc453921312" w:displacedByCustomXml="next"/>
    <w:bookmarkStart w:id="5" w:name="_Toc453921523" w:displacedByCustomXml="next"/>
    <w:bookmarkStart w:id="6" w:name="_Toc453921976" w:displacedByCustomXml="next"/>
    <w:sdt>
      <w:sdtPr>
        <w:rPr>
          <w:rFonts w:asciiTheme="minorHAnsi" w:eastAsia="Arial" w:hAnsiTheme="minorHAnsi" w:cs="Arial"/>
          <w:b w:val="0"/>
          <w:caps w:val="0"/>
          <w:color w:val="000000"/>
          <w:sz w:val="20"/>
          <w:szCs w:val="22"/>
          <w:lang w:val="nl-NL" w:eastAsia="nl-NL"/>
        </w:rPr>
        <w:id w:val="1714620043"/>
        <w:docPartObj>
          <w:docPartGallery w:val="Table of Contents"/>
          <w:docPartUnique/>
        </w:docPartObj>
      </w:sdtPr>
      <w:sdtEndPr>
        <w:rPr>
          <w:bCs/>
        </w:rPr>
      </w:sdtEndPr>
      <w:sdtContent>
        <w:p w14:paraId="42C5FD78" w14:textId="317D685F" w:rsidR="008407A8" w:rsidRDefault="008407A8">
          <w:pPr>
            <w:pStyle w:val="TOCHeading"/>
          </w:pPr>
          <w:r>
            <w:rPr>
              <w:lang w:val="nl-NL"/>
            </w:rPr>
            <w:t>Inhoud</w:t>
          </w:r>
        </w:p>
        <w:p w14:paraId="3A5F72D2" w14:textId="20C86044" w:rsidR="006A5138" w:rsidRDefault="008407A8">
          <w:pPr>
            <w:pStyle w:val="TOC1"/>
            <w:rPr>
              <w:rFonts w:eastAsiaTheme="minorEastAsia" w:cstheme="minorBidi"/>
              <w:b w:val="0"/>
              <w:caps w:val="0"/>
              <w:color w:val="auto"/>
              <w:sz w:val="22"/>
            </w:rPr>
          </w:pPr>
          <w:r>
            <w:fldChar w:fldCharType="begin"/>
          </w:r>
          <w:r>
            <w:instrText xml:space="preserve"> TOC \o "1-3" \h \z \u </w:instrText>
          </w:r>
          <w:r>
            <w:fldChar w:fldCharType="separate"/>
          </w:r>
          <w:hyperlink w:anchor="_Toc67053888" w:history="1">
            <w:r w:rsidR="006A5138" w:rsidRPr="007B17EE">
              <w:rPr>
                <w:rStyle w:val="Hyperlink"/>
              </w:rPr>
              <w:t>1</w:t>
            </w:r>
            <w:r w:rsidR="006A5138">
              <w:rPr>
                <w:rFonts w:eastAsiaTheme="minorEastAsia" w:cstheme="minorBidi"/>
                <w:b w:val="0"/>
                <w:caps w:val="0"/>
                <w:color w:val="auto"/>
                <w:sz w:val="22"/>
              </w:rPr>
              <w:tab/>
            </w:r>
            <w:r w:rsidR="006A5138" w:rsidRPr="007B17EE">
              <w:rPr>
                <w:rStyle w:val="Hyperlink"/>
              </w:rPr>
              <w:t>Opdrachtomschrijving</w:t>
            </w:r>
            <w:r w:rsidR="006A5138">
              <w:rPr>
                <w:webHidden/>
              </w:rPr>
              <w:tab/>
            </w:r>
            <w:r w:rsidR="006A5138">
              <w:rPr>
                <w:webHidden/>
              </w:rPr>
              <w:fldChar w:fldCharType="begin"/>
            </w:r>
            <w:r w:rsidR="006A5138">
              <w:rPr>
                <w:webHidden/>
              </w:rPr>
              <w:instrText xml:space="preserve"> PAGEREF _Toc67053888 \h </w:instrText>
            </w:r>
            <w:r w:rsidR="006A5138">
              <w:rPr>
                <w:webHidden/>
              </w:rPr>
            </w:r>
            <w:r w:rsidR="006A5138">
              <w:rPr>
                <w:webHidden/>
              </w:rPr>
              <w:fldChar w:fldCharType="separate"/>
            </w:r>
            <w:r w:rsidR="006A5138">
              <w:rPr>
                <w:webHidden/>
              </w:rPr>
              <w:t>3</w:t>
            </w:r>
            <w:r w:rsidR="006A5138">
              <w:rPr>
                <w:webHidden/>
              </w:rPr>
              <w:fldChar w:fldCharType="end"/>
            </w:r>
          </w:hyperlink>
        </w:p>
        <w:p w14:paraId="7AC4B0A9" w14:textId="0CD5692B" w:rsidR="006A5138" w:rsidRDefault="0084503A">
          <w:pPr>
            <w:pStyle w:val="TOC2"/>
            <w:rPr>
              <w:rFonts w:eastAsiaTheme="minorEastAsia" w:cstheme="minorBidi"/>
              <w:color w:val="auto"/>
              <w:sz w:val="22"/>
            </w:rPr>
          </w:pPr>
          <w:hyperlink w:anchor="_Toc67053889" w:history="1">
            <w:r w:rsidR="006A5138" w:rsidRPr="007B17EE">
              <w:rPr>
                <w:rStyle w:val="Hyperlink"/>
              </w:rPr>
              <w:t>1.1</w:t>
            </w:r>
            <w:r w:rsidR="006A5138">
              <w:rPr>
                <w:rFonts w:eastAsiaTheme="minorEastAsia" w:cstheme="minorBidi"/>
                <w:color w:val="auto"/>
                <w:sz w:val="22"/>
              </w:rPr>
              <w:tab/>
            </w:r>
            <w:r w:rsidR="006A5138" w:rsidRPr="007B17EE">
              <w:rPr>
                <w:rStyle w:val="Hyperlink"/>
              </w:rPr>
              <w:t>Technische eisen:</w:t>
            </w:r>
            <w:r w:rsidR="006A5138">
              <w:rPr>
                <w:webHidden/>
              </w:rPr>
              <w:tab/>
            </w:r>
            <w:r w:rsidR="006A5138">
              <w:rPr>
                <w:webHidden/>
              </w:rPr>
              <w:fldChar w:fldCharType="begin"/>
            </w:r>
            <w:r w:rsidR="006A5138">
              <w:rPr>
                <w:webHidden/>
              </w:rPr>
              <w:instrText xml:space="preserve"> PAGEREF _Toc67053889 \h </w:instrText>
            </w:r>
            <w:r w:rsidR="006A5138">
              <w:rPr>
                <w:webHidden/>
              </w:rPr>
            </w:r>
            <w:r w:rsidR="006A5138">
              <w:rPr>
                <w:webHidden/>
              </w:rPr>
              <w:fldChar w:fldCharType="separate"/>
            </w:r>
            <w:r w:rsidR="006A5138">
              <w:rPr>
                <w:webHidden/>
              </w:rPr>
              <w:t>3</w:t>
            </w:r>
            <w:r w:rsidR="006A5138">
              <w:rPr>
                <w:webHidden/>
              </w:rPr>
              <w:fldChar w:fldCharType="end"/>
            </w:r>
          </w:hyperlink>
        </w:p>
        <w:p w14:paraId="66BA4372" w14:textId="1E914281" w:rsidR="006A5138" w:rsidRDefault="0084503A">
          <w:pPr>
            <w:pStyle w:val="TOC1"/>
            <w:rPr>
              <w:rFonts w:eastAsiaTheme="minorEastAsia" w:cstheme="minorBidi"/>
              <w:b w:val="0"/>
              <w:caps w:val="0"/>
              <w:color w:val="auto"/>
              <w:sz w:val="22"/>
            </w:rPr>
          </w:pPr>
          <w:hyperlink w:anchor="_Toc67053890" w:history="1">
            <w:r w:rsidR="006A5138" w:rsidRPr="007B17EE">
              <w:rPr>
                <w:rStyle w:val="Hyperlink"/>
              </w:rPr>
              <w:t>2</w:t>
            </w:r>
            <w:r w:rsidR="006A5138">
              <w:rPr>
                <w:rFonts w:eastAsiaTheme="minorEastAsia" w:cstheme="minorBidi"/>
                <w:b w:val="0"/>
                <w:caps w:val="0"/>
                <w:color w:val="auto"/>
                <w:sz w:val="22"/>
              </w:rPr>
              <w:tab/>
            </w:r>
            <w:r w:rsidR="006A5138" w:rsidRPr="007B17EE">
              <w:rPr>
                <w:rStyle w:val="Hyperlink"/>
              </w:rPr>
              <w:t>ontwerp</w:t>
            </w:r>
            <w:r w:rsidR="006A5138">
              <w:rPr>
                <w:webHidden/>
              </w:rPr>
              <w:tab/>
            </w:r>
            <w:r w:rsidR="006A5138">
              <w:rPr>
                <w:webHidden/>
              </w:rPr>
              <w:fldChar w:fldCharType="begin"/>
            </w:r>
            <w:r w:rsidR="006A5138">
              <w:rPr>
                <w:webHidden/>
              </w:rPr>
              <w:instrText xml:space="preserve"> PAGEREF _Toc67053890 \h </w:instrText>
            </w:r>
            <w:r w:rsidR="006A5138">
              <w:rPr>
                <w:webHidden/>
              </w:rPr>
            </w:r>
            <w:r w:rsidR="006A5138">
              <w:rPr>
                <w:webHidden/>
              </w:rPr>
              <w:fldChar w:fldCharType="separate"/>
            </w:r>
            <w:r w:rsidR="006A5138">
              <w:rPr>
                <w:webHidden/>
              </w:rPr>
              <w:t>4</w:t>
            </w:r>
            <w:r w:rsidR="006A5138">
              <w:rPr>
                <w:webHidden/>
              </w:rPr>
              <w:fldChar w:fldCharType="end"/>
            </w:r>
          </w:hyperlink>
        </w:p>
        <w:p w14:paraId="12BA5697" w14:textId="0912D8D2" w:rsidR="006A5138" w:rsidRDefault="0084503A">
          <w:pPr>
            <w:pStyle w:val="TOC2"/>
            <w:rPr>
              <w:rFonts w:eastAsiaTheme="minorEastAsia" w:cstheme="minorBidi"/>
              <w:color w:val="auto"/>
              <w:sz w:val="22"/>
            </w:rPr>
          </w:pPr>
          <w:hyperlink w:anchor="_Toc67053891" w:history="1">
            <w:r w:rsidR="006A5138" w:rsidRPr="007B17EE">
              <w:rPr>
                <w:rStyle w:val="Hyperlink"/>
              </w:rPr>
              <w:t>2.1</w:t>
            </w:r>
            <w:r w:rsidR="006A5138">
              <w:rPr>
                <w:rFonts w:eastAsiaTheme="minorEastAsia" w:cstheme="minorBidi"/>
                <w:color w:val="auto"/>
                <w:sz w:val="22"/>
              </w:rPr>
              <w:tab/>
            </w:r>
            <w:r w:rsidR="006A5138" w:rsidRPr="007B17EE">
              <w:rPr>
                <w:rStyle w:val="Hyperlink"/>
              </w:rPr>
              <w:t>Globale flow</w:t>
            </w:r>
            <w:r w:rsidR="006A5138">
              <w:rPr>
                <w:webHidden/>
              </w:rPr>
              <w:tab/>
            </w:r>
            <w:r w:rsidR="006A5138">
              <w:rPr>
                <w:webHidden/>
              </w:rPr>
              <w:fldChar w:fldCharType="begin"/>
            </w:r>
            <w:r w:rsidR="006A5138">
              <w:rPr>
                <w:webHidden/>
              </w:rPr>
              <w:instrText xml:space="preserve"> PAGEREF _Toc67053891 \h </w:instrText>
            </w:r>
            <w:r w:rsidR="006A5138">
              <w:rPr>
                <w:webHidden/>
              </w:rPr>
            </w:r>
            <w:r w:rsidR="006A5138">
              <w:rPr>
                <w:webHidden/>
              </w:rPr>
              <w:fldChar w:fldCharType="separate"/>
            </w:r>
            <w:r w:rsidR="006A5138">
              <w:rPr>
                <w:webHidden/>
              </w:rPr>
              <w:t>4</w:t>
            </w:r>
            <w:r w:rsidR="006A5138">
              <w:rPr>
                <w:webHidden/>
              </w:rPr>
              <w:fldChar w:fldCharType="end"/>
            </w:r>
          </w:hyperlink>
        </w:p>
        <w:p w14:paraId="02433736" w14:textId="47D88AF5" w:rsidR="006A5138" w:rsidRDefault="0084503A">
          <w:pPr>
            <w:pStyle w:val="TOC2"/>
            <w:rPr>
              <w:rFonts w:eastAsiaTheme="minorEastAsia" w:cstheme="minorBidi"/>
              <w:color w:val="auto"/>
              <w:sz w:val="22"/>
            </w:rPr>
          </w:pPr>
          <w:hyperlink w:anchor="_Toc67053905" w:history="1">
            <w:r w:rsidR="006A5138" w:rsidRPr="007B17EE">
              <w:rPr>
                <w:rStyle w:val="Hyperlink"/>
              </w:rPr>
              <w:t>2.2</w:t>
            </w:r>
            <w:r w:rsidR="006A5138">
              <w:rPr>
                <w:rFonts w:eastAsiaTheme="minorEastAsia" w:cstheme="minorBidi"/>
                <w:color w:val="auto"/>
                <w:sz w:val="22"/>
              </w:rPr>
              <w:tab/>
            </w:r>
            <w:r w:rsidR="006A5138" w:rsidRPr="007B17EE">
              <w:rPr>
                <w:rStyle w:val="Hyperlink"/>
              </w:rPr>
              <w:t>Bediening</w:t>
            </w:r>
            <w:r w:rsidR="006A5138">
              <w:rPr>
                <w:webHidden/>
              </w:rPr>
              <w:tab/>
            </w:r>
            <w:r w:rsidR="006A5138">
              <w:rPr>
                <w:webHidden/>
              </w:rPr>
              <w:fldChar w:fldCharType="begin"/>
            </w:r>
            <w:r w:rsidR="006A5138">
              <w:rPr>
                <w:webHidden/>
              </w:rPr>
              <w:instrText xml:space="preserve"> PAGEREF _Toc67053905 \h </w:instrText>
            </w:r>
            <w:r w:rsidR="006A5138">
              <w:rPr>
                <w:webHidden/>
              </w:rPr>
            </w:r>
            <w:r w:rsidR="006A5138">
              <w:rPr>
                <w:webHidden/>
              </w:rPr>
              <w:fldChar w:fldCharType="separate"/>
            </w:r>
            <w:r w:rsidR="006A5138">
              <w:rPr>
                <w:webHidden/>
              </w:rPr>
              <w:t>5</w:t>
            </w:r>
            <w:r w:rsidR="006A5138">
              <w:rPr>
                <w:webHidden/>
              </w:rPr>
              <w:fldChar w:fldCharType="end"/>
            </w:r>
          </w:hyperlink>
        </w:p>
        <w:p w14:paraId="67A9B4DB" w14:textId="57C09248" w:rsidR="006A5138" w:rsidRDefault="0084503A">
          <w:pPr>
            <w:pStyle w:val="TOC2"/>
            <w:rPr>
              <w:rFonts w:eastAsiaTheme="minorEastAsia" w:cstheme="minorBidi"/>
              <w:color w:val="auto"/>
              <w:sz w:val="22"/>
            </w:rPr>
          </w:pPr>
          <w:hyperlink w:anchor="_Toc67053918" w:history="1">
            <w:r w:rsidR="006A5138" w:rsidRPr="007B17EE">
              <w:rPr>
                <w:rStyle w:val="Hyperlink"/>
              </w:rPr>
              <w:t>2.3</w:t>
            </w:r>
            <w:r w:rsidR="006A5138">
              <w:rPr>
                <w:rFonts w:eastAsiaTheme="minorEastAsia" w:cstheme="minorBidi"/>
                <w:color w:val="auto"/>
                <w:sz w:val="22"/>
              </w:rPr>
              <w:tab/>
            </w:r>
            <w:r w:rsidR="006A5138" w:rsidRPr="007B17EE">
              <w:rPr>
                <w:rStyle w:val="Hyperlink"/>
              </w:rPr>
              <w:t>Level</w:t>
            </w:r>
            <w:r w:rsidR="006A5138">
              <w:rPr>
                <w:webHidden/>
              </w:rPr>
              <w:tab/>
            </w:r>
            <w:r w:rsidR="006A5138">
              <w:rPr>
                <w:webHidden/>
              </w:rPr>
              <w:fldChar w:fldCharType="begin"/>
            </w:r>
            <w:r w:rsidR="006A5138">
              <w:rPr>
                <w:webHidden/>
              </w:rPr>
              <w:instrText xml:space="preserve"> PAGEREF _Toc67053918 \h </w:instrText>
            </w:r>
            <w:r w:rsidR="006A5138">
              <w:rPr>
                <w:webHidden/>
              </w:rPr>
            </w:r>
            <w:r w:rsidR="006A5138">
              <w:rPr>
                <w:webHidden/>
              </w:rPr>
              <w:fldChar w:fldCharType="separate"/>
            </w:r>
            <w:r w:rsidR="006A5138">
              <w:rPr>
                <w:webHidden/>
              </w:rPr>
              <w:t>5</w:t>
            </w:r>
            <w:r w:rsidR="006A5138">
              <w:rPr>
                <w:webHidden/>
              </w:rPr>
              <w:fldChar w:fldCharType="end"/>
            </w:r>
          </w:hyperlink>
        </w:p>
        <w:p w14:paraId="71EB43E0" w14:textId="60E0BFB3" w:rsidR="006A5138" w:rsidRDefault="0084503A">
          <w:pPr>
            <w:pStyle w:val="TOC2"/>
            <w:rPr>
              <w:rFonts w:eastAsiaTheme="minorEastAsia" w:cstheme="minorBidi"/>
              <w:color w:val="auto"/>
              <w:sz w:val="22"/>
            </w:rPr>
          </w:pPr>
          <w:hyperlink w:anchor="_Toc67053921" w:history="1">
            <w:r w:rsidR="006A5138" w:rsidRPr="007B17EE">
              <w:rPr>
                <w:rStyle w:val="Hyperlink"/>
              </w:rPr>
              <w:t>2.4</w:t>
            </w:r>
            <w:r w:rsidR="006A5138">
              <w:rPr>
                <w:rFonts w:eastAsiaTheme="minorEastAsia" w:cstheme="minorBidi"/>
                <w:color w:val="auto"/>
                <w:sz w:val="22"/>
              </w:rPr>
              <w:tab/>
            </w:r>
            <w:r w:rsidR="006A5138" w:rsidRPr="007B17EE">
              <w:rPr>
                <w:rStyle w:val="Hyperlink"/>
              </w:rPr>
              <w:t>Moeilijkheidsgraad</w:t>
            </w:r>
            <w:r w:rsidR="006A5138">
              <w:rPr>
                <w:webHidden/>
              </w:rPr>
              <w:tab/>
            </w:r>
            <w:r w:rsidR="006A5138">
              <w:rPr>
                <w:webHidden/>
              </w:rPr>
              <w:fldChar w:fldCharType="begin"/>
            </w:r>
            <w:r w:rsidR="006A5138">
              <w:rPr>
                <w:webHidden/>
              </w:rPr>
              <w:instrText xml:space="preserve"> PAGEREF _Toc67053921 \h </w:instrText>
            </w:r>
            <w:r w:rsidR="006A5138">
              <w:rPr>
                <w:webHidden/>
              </w:rPr>
            </w:r>
            <w:r w:rsidR="006A5138">
              <w:rPr>
                <w:webHidden/>
              </w:rPr>
              <w:fldChar w:fldCharType="separate"/>
            </w:r>
            <w:r w:rsidR="006A5138">
              <w:rPr>
                <w:webHidden/>
              </w:rPr>
              <w:t>6</w:t>
            </w:r>
            <w:r w:rsidR="006A5138">
              <w:rPr>
                <w:webHidden/>
              </w:rPr>
              <w:fldChar w:fldCharType="end"/>
            </w:r>
          </w:hyperlink>
        </w:p>
        <w:p w14:paraId="6997ED98" w14:textId="4EFF992D" w:rsidR="006A5138" w:rsidRDefault="0084503A">
          <w:pPr>
            <w:pStyle w:val="TOC2"/>
            <w:rPr>
              <w:rFonts w:eastAsiaTheme="minorEastAsia" w:cstheme="minorBidi"/>
              <w:color w:val="auto"/>
              <w:sz w:val="22"/>
            </w:rPr>
          </w:pPr>
          <w:hyperlink w:anchor="_Toc67053922" w:history="1">
            <w:r w:rsidR="006A5138" w:rsidRPr="007B17EE">
              <w:rPr>
                <w:rStyle w:val="Hyperlink"/>
              </w:rPr>
              <w:t>2.5</w:t>
            </w:r>
            <w:r w:rsidR="006A5138">
              <w:rPr>
                <w:rFonts w:eastAsiaTheme="minorEastAsia" w:cstheme="minorBidi"/>
                <w:color w:val="auto"/>
                <w:sz w:val="22"/>
              </w:rPr>
              <w:tab/>
            </w:r>
            <w:r w:rsidR="006A5138" w:rsidRPr="007B17EE">
              <w:rPr>
                <w:rStyle w:val="Hyperlink"/>
              </w:rPr>
              <w:t>Vijanden</w:t>
            </w:r>
            <w:r w:rsidR="006A5138">
              <w:rPr>
                <w:webHidden/>
              </w:rPr>
              <w:tab/>
            </w:r>
            <w:r w:rsidR="006A5138">
              <w:rPr>
                <w:webHidden/>
              </w:rPr>
              <w:fldChar w:fldCharType="begin"/>
            </w:r>
            <w:r w:rsidR="006A5138">
              <w:rPr>
                <w:webHidden/>
              </w:rPr>
              <w:instrText xml:space="preserve"> PAGEREF _Toc67053922 \h </w:instrText>
            </w:r>
            <w:r w:rsidR="006A5138">
              <w:rPr>
                <w:webHidden/>
              </w:rPr>
            </w:r>
            <w:r w:rsidR="006A5138">
              <w:rPr>
                <w:webHidden/>
              </w:rPr>
              <w:fldChar w:fldCharType="separate"/>
            </w:r>
            <w:r w:rsidR="006A5138">
              <w:rPr>
                <w:webHidden/>
              </w:rPr>
              <w:t>6</w:t>
            </w:r>
            <w:r w:rsidR="006A5138">
              <w:rPr>
                <w:webHidden/>
              </w:rPr>
              <w:fldChar w:fldCharType="end"/>
            </w:r>
          </w:hyperlink>
        </w:p>
        <w:p w14:paraId="6F5A37DB" w14:textId="51FFBD62" w:rsidR="006A5138" w:rsidRDefault="0084503A">
          <w:pPr>
            <w:pStyle w:val="TOC2"/>
            <w:rPr>
              <w:rFonts w:eastAsiaTheme="minorEastAsia" w:cstheme="minorBidi"/>
              <w:color w:val="auto"/>
              <w:sz w:val="22"/>
            </w:rPr>
          </w:pPr>
          <w:hyperlink w:anchor="_Toc67053925" w:history="1">
            <w:r w:rsidR="006A5138" w:rsidRPr="007B17EE">
              <w:rPr>
                <w:rStyle w:val="Hyperlink"/>
              </w:rPr>
              <w:t>2.6</w:t>
            </w:r>
            <w:r w:rsidR="006A5138">
              <w:rPr>
                <w:rFonts w:eastAsiaTheme="minorEastAsia" w:cstheme="minorBidi"/>
                <w:color w:val="auto"/>
                <w:sz w:val="22"/>
              </w:rPr>
              <w:tab/>
            </w:r>
            <w:r w:rsidR="006A5138" w:rsidRPr="007B17EE">
              <w:rPr>
                <w:rStyle w:val="Hyperlink"/>
              </w:rPr>
              <w:t>Boosters</w:t>
            </w:r>
            <w:r w:rsidR="006A5138">
              <w:rPr>
                <w:webHidden/>
              </w:rPr>
              <w:tab/>
            </w:r>
            <w:r w:rsidR="006A5138">
              <w:rPr>
                <w:webHidden/>
              </w:rPr>
              <w:fldChar w:fldCharType="begin"/>
            </w:r>
            <w:r w:rsidR="006A5138">
              <w:rPr>
                <w:webHidden/>
              </w:rPr>
              <w:instrText xml:space="preserve"> PAGEREF _Toc67053925 \h </w:instrText>
            </w:r>
            <w:r w:rsidR="006A5138">
              <w:rPr>
                <w:webHidden/>
              </w:rPr>
            </w:r>
            <w:r w:rsidR="006A5138">
              <w:rPr>
                <w:webHidden/>
              </w:rPr>
              <w:fldChar w:fldCharType="separate"/>
            </w:r>
            <w:r w:rsidR="006A5138">
              <w:rPr>
                <w:webHidden/>
              </w:rPr>
              <w:t>7</w:t>
            </w:r>
            <w:r w:rsidR="006A5138">
              <w:rPr>
                <w:webHidden/>
              </w:rPr>
              <w:fldChar w:fldCharType="end"/>
            </w:r>
          </w:hyperlink>
        </w:p>
        <w:p w14:paraId="74BFCEEF" w14:textId="4E22D966" w:rsidR="006A5138" w:rsidRDefault="0084503A">
          <w:pPr>
            <w:pStyle w:val="TOC1"/>
            <w:rPr>
              <w:rFonts w:eastAsiaTheme="minorEastAsia" w:cstheme="minorBidi"/>
              <w:b w:val="0"/>
              <w:caps w:val="0"/>
              <w:color w:val="auto"/>
              <w:sz w:val="22"/>
            </w:rPr>
          </w:pPr>
          <w:hyperlink w:anchor="_Toc67053928" w:history="1">
            <w:r w:rsidR="006A5138" w:rsidRPr="007B17EE">
              <w:rPr>
                <w:rStyle w:val="Hyperlink"/>
              </w:rPr>
              <w:t>3</w:t>
            </w:r>
            <w:r w:rsidR="006A5138">
              <w:rPr>
                <w:rFonts w:eastAsiaTheme="minorEastAsia" w:cstheme="minorBidi"/>
                <w:b w:val="0"/>
                <w:caps w:val="0"/>
                <w:color w:val="auto"/>
                <w:sz w:val="22"/>
              </w:rPr>
              <w:tab/>
            </w:r>
            <w:r w:rsidR="006A5138" w:rsidRPr="007B17EE">
              <w:rPr>
                <w:rStyle w:val="Hyperlink"/>
              </w:rPr>
              <w:t>Prioritering</w:t>
            </w:r>
            <w:r w:rsidR="006A5138">
              <w:rPr>
                <w:webHidden/>
              </w:rPr>
              <w:tab/>
            </w:r>
            <w:r w:rsidR="006A5138">
              <w:rPr>
                <w:webHidden/>
              </w:rPr>
              <w:fldChar w:fldCharType="begin"/>
            </w:r>
            <w:r w:rsidR="006A5138">
              <w:rPr>
                <w:webHidden/>
              </w:rPr>
              <w:instrText xml:space="preserve"> PAGEREF _Toc67053928 \h </w:instrText>
            </w:r>
            <w:r w:rsidR="006A5138">
              <w:rPr>
                <w:webHidden/>
              </w:rPr>
            </w:r>
            <w:r w:rsidR="006A5138">
              <w:rPr>
                <w:webHidden/>
              </w:rPr>
              <w:fldChar w:fldCharType="separate"/>
            </w:r>
            <w:r w:rsidR="006A5138">
              <w:rPr>
                <w:webHidden/>
              </w:rPr>
              <w:t>8</w:t>
            </w:r>
            <w:r w:rsidR="006A5138">
              <w:rPr>
                <w:webHidden/>
              </w:rPr>
              <w:fldChar w:fldCharType="end"/>
            </w:r>
          </w:hyperlink>
        </w:p>
        <w:p w14:paraId="2EFAD1D8" w14:textId="55260F53" w:rsidR="006A5138" w:rsidRDefault="0084503A">
          <w:pPr>
            <w:pStyle w:val="TOC1"/>
            <w:rPr>
              <w:rFonts w:eastAsiaTheme="minorEastAsia" w:cstheme="minorBidi"/>
              <w:b w:val="0"/>
              <w:caps w:val="0"/>
              <w:color w:val="auto"/>
              <w:sz w:val="22"/>
            </w:rPr>
          </w:pPr>
          <w:hyperlink w:anchor="_Toc67053929" w:history="1">
            <w:r w:rsidR="006A5138" w:rsidRPr="007B17EE">
              <w:rPr>
                <w:rStyle w:val="Hyperlink"/>
              </w:rPr>
              <w:t>Bronvermelding</w:t>
            </w:r>
            <w:r w:rsidR="006A5138">
              <w:rPr>
                <w:webHidden/>
              </w:rPr>
              <w:tab/>
            </w:r>
            <w:r w:rsidR="006A5138">
              <w:rPr>
                <w:webHidden/>
              </w:rPr>
              <w:fldChar w:fldCharType="begin"/>
            </w:r>
            <w:r w:rsidR="006A5138">
              <w:rPr>
                <w:webHidden/>
              </w:rPr>
              <w:instrText xml:space="preserve"> PAGEREF _Toc67053929 \h </w:instrText>
            </w:r>
            <w:r w:rsidR="006A5138">
              <w:rPr>
                <w:webHidden/>
              </w:rPr>
            </w:r>
            <w:r w:rsidR="006A5138">
              <w:rPr>
                <w:webHidden/>
              </w:rPr>
              <w:fldChar w:fldCharType="separate"/>
            </w:r>
            <w:r w:rsidR="006A5138">
              <w:rPr>
                <w:webHidden/>
              </w:rPr>
              <w:t>10</w:t>
            </w:r>
            <w:r w:rsidR="006A5138">
              <w:rPr>
                <w:webHidden/>
              </w:rPr>
              <w:fldChar w:fldCharType="end"/>
            </w:r>
          </w:hyperlink>
        </w:p>
        <w:p w14:paraId="4099CC72" w14:textId="67512468" w:rsidR="008407A8" w:rsidRDefault="008407A8">
          <w:r>
            <w:rPr>
              <w:b/>
              <w:bCs/>
            </w:rPr>
            <w:fldChar w:fldCharType="end"/>
          </w:r>
        </w:p>
      </w:sdtContent>
    </w:sdt>
    <w:p w14:paraId="0FCAEDA3" w14:textId="3D5F18C5" w:rsidR="00C8424E" w:rsidRPr="004C20F1" w:rsidRDefault="00C8424E" w:rsidP="004C20F1">
      <w:r>
        <w:br w:type="page"/>
      </w:r>
    </w:p>
    <w:p w14:paraId="4983F8B2" w14:textId="5A2AB56F" w:rsidR="00B76BB2" w:rsidRPr="00254AF4" w:rsidDel="00270D37" w:rsidRDefault="00193481" w:rsidP="00B72D01">
      <w:pPr>
        <w:pStyle w:val="Heading1"/>
        <w:rPr>
          <w:del w:id="7" w:author="Pieter Oosterbroek (student)" w:date="2021-03-24T11:22:00Z"/>
        </w:rPr>
      </w:pPr>
      <w:bookmarkStart w:id="8" w:name="_Toc67053888"/>
      <w:bookmarkEnd w:id="6"/>
      <w:bookmarkEnd w:id="5"/>
      <w:bookmarkEnd w:id="4"/>
      <w:bookmarkEnd w:id="3"/>
      <w:bookmarkEnd w:id="2"/>
      <w:r>
        <w:lastRenderedPageBreak/>
        <w:t>Opdrachtomschrijving</w:t>
      </w:r>
      <w:bookmarkEnd w:id="8"/>
    </w:p>
    <w:p w14:paraId="01AE246E" w14:textId="2F3E0B3A" w:rsidR="005C31E1" w:rsidRDefault="005C31E1">
      <w:pPr>
        <w:pStyle w:val="Heading1"/>
        <w:pPrChange w:id="9" w:author="Pieter Oosterbroek (student)" w:date="2021-03-24T11:22:00Z">
          <w:pPr/>
        </w:pPrChange>
      </w:pPr>
    </w:p>
    <w:p w14:paraId="284DCCFC" w14:textId="1B3B44C1" w:rsidR="005B3A32" w:rsidRDefault="00187691" w:rsidP="00187691">
      <w:r>
        <w:t xml:space="preserve">In dit document staan de functionele </w:t>
      </w:r>
      <w:r w:rsidR="007D02DB">
        <w:t>requirements voor</w:t>
      </w:r>
      <w:r w:rsidR="00A82DD9">
        <w:t xml:space="preserve"> onze uitwerking van</w:t>
      </w:r>
      <w:r w:rsidR="007D02DB">
        <w:t xml:space="preserve"> </w:t>
      </w:r>
      <w:r w:rsidR="00A8314D">
        <w:t xml:space="preserve">het beroepsproduct </w:t>
      </w:r>
      <w:r w:rsidR="002918C4">
        <w:t xml:space="preserve">van </w:t>
      </w:r>
      <w:r w:rsidR="00595B28">
        <w:t>OOP</w:t>
      </w:r>
      <w:r w:rsidR="001870C5">
        <w:t>D</w:t>
      </w:r>
      <w:r w:rsidR="001E5395">
        <w:t xml:space="preserve">. </w:t>
      </w:r>
      <w:r w:rsidR="00DC47F9">
        <w:t xml:space="preserve">Volgens de </w:t>
      </w:r>
      <w:r w:rsidR="008853B7">
        <w:t>opdracht</w:t>
      </w:r>
      <w:r w:rsidR="00DC47F9">
        <w:t>omschrijving</w:t>
      </w:r>
      <w:r w:rsidR="00DC47F9" w:rsidRPr="00DC47F9">
        <w:rPr>
          <w:vertAlign w:val="superscript"/>
        </w:rPr>
        <w:t>1</w:t>
      </w:r>
      <w:r w:rsidR="008853B7">
        <w:t xml:space="preserve"> is het de bedoeling dat wij een game </w:t>
      </w:r>
      <w:r w:rsidR="00BA00C0">
        <w:t xml:space="preserve">ontwerpen en </w:t>
      </w:r>
      <w:r w:rsidR="008853B7">
        <w:t xml:space="preserve">maken met </w:t>
      </w:r>
      <w:r w:rsidR="00BA00C0">
        <w:t xml:space="preserve">gebruik van </w:t>
      </w:r>
      <w:r w:rsidR="008853B7">
        <w:t xml:space="preserve">de OOPG engine. Wij hebben Mazedash </w:t>
      </w:r>
      <w:r w:rsidR="000E76B8">
        <w:t>bedacht</w:t>
      </w:r>
      <w:r w:rsidR="00AF6A45">
        <w:t xml:space="preserve">, </w:t>
      </w:r>
      <w:r w:rsidR="00A23DBB">
        <w:t xml:space="preserve">een spel </w:t>
      </w:r>
      <w:r w:rsidR="00C21BAB">
        <w:t>losjes</w:t>
      </w:r>
      <w:r w:rsidR="0031270D">
        <w:t xml:space="preserve"> </w:t>
      </w:r>
      <w:r w:rsidR="00A23DBB">
        <w:t xml:space="preserve">gebaseerd op </w:t>
      </w:r>
      <w:hyperlink r:id="rId17" w:history="1">
        <w:r w:rsidR="005B56BB" w:rsidRPr="00902625">
          <w:rPr>
            <w:rStyle w:val="Hyperlink"/>
          </w:rPr>
          <w:t>Pacman</w:t>
        </w:r>
      </w:hyperlink>
      <w:r w:rsidR="005B56BB">
        <w:t>.</w:t>
      </w:r>
      <w:r w:rsidR="000F1B1F">
        <w:rPr>
          <w:vertAlign w:val="superscript"/>
        </w:rPr>
        <w:t>2</w:t>
      </w:r>
    </w:p>
    <w:p w14:paraId="7790B329" w14:textId="77777777" w:rsidR="006E5141" w:rsidRDefault="006E5141" w:rsidP="00187691">
      <w:pPr>
        <w:rPr>
          <w:b/>
          <w:bCs/>
        </w:rPr>
      </w:pPr>
    </w:p>
    <w:p w14:paraId="66F54F92" w14:textId="0666D986" w:rsidR="00684446" w:rsidRPr="006E5141" w:rsidRDefault="006E5141" w:rsidP="00187691">
      <w:pPr>
        <w:rPr>
          <w:b/>
          <w:bCs/>
        </w:rPr>
      </w:pPr>
      <w:r w:rsidRPr="006E5141">
        <w:rPr>
          <w:b/>
          <w:bCs/>
        </w:rPr>
        <w:t>Maz</w:t>
      </w:r>
      <w:r>
        <w:rPr>
          <w:b/>
          <w:bCs/>
        </w:rPr>
        <w:t>e</w:t>
      </w:r>
      <w:r w:rsidRPr="006E5141">
        <w:rPr>
          <w:b/>
          <w:bCs/>
        </w:rPr>
        <w:t>Dash</w:t>
      </w:r>
      <w:r>
        <w:rPr>
          <w:b/>
          <w:bCs/>
        </w:rPr>
        <w:t>:</w:t>
      </w:r>
    </w:p>
    <w:p w14:paraId="20C287EF" w14:textId="5424C8B3" w:rsidR="00986A14" w:rsidRDefault="00986A14" w:rsidP="00334A29">
      <w:pPr>
        <w:keepNext/>
      </w:pPr>
      <w:r w:rsidRPr="001D5B89">
        <w:rPr>
          <w:noProof/>
        </w:rPr>
        <mc:AlternateContent>
          <mc:Choice Requires="wps">
            <w:drawing>
              <wp:anchor distT="0" distB="0" distL="114300" distR="114300" simplePos="0" relativeHeight="251658242" behindDoc="0" locked="0" layoutInCell="1" allowOverlap="1" wp14:anchorId="1FE64A4E" wp14:editId="3BE20C63">
                <wp:simplePos x="0" y="0"/>
                <wp:positionH relativeFrom="column">
                  <wp:posOffset>3136900</wp:posOffset>
                </wp:positionH>
                <wp:positionV relativeFrom="paragraph">
                  <wp:posOffset>228600</wp:posOffset>
                </wp:positionV>
                <wp:extent cx="914400" cy="2381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7104AB" w14:textId="77777777" w:rsidR="00986A14" w:rsidRPr="00B95BBB" w:rsidRDefault="00986A14" w:rsidP="00986A1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5BB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E64A4E" id="_x0000_t202" coordsize="21600,21600" o:spt="202" path="m,l,21600r21600,l21600,xe">
                <v:stroke joinstyle="miter"/>
                <v:path gradientshapeok="t" o:connecttype="rect"/>
              </v:shapetype>
              <v:shape id="Text Box 10" o:spid="_x0000_s1026" type="#_x0000_t202" style="position:absolute;margin-left:247pt;margin-top:18pt;width:1in;height:18.75pt;z-index:25165824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" filled="f" stroked="f">
                <v:textbox>
                  <w:txbxContent>
                    <w:p w14:paraId="537104AB" w14:textId="77777777" w:rsidR="00986A14" w:rsidRPr="00B95BBB" w:rsidRDefault="00986A14" w:rsidP="00986A1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5BB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Coin</w:t>
                      </w:r>
                    </w:p>
                  </w:txbxContent>
                </v:textbox>
              </v:shape>
            </w:pict>
          </mc:Fallback>
        </mc:AlternateContent>
      </w:r>
      <w:r w:rsidRPr="001D5B89">
        <w:rPr>
          <w:noProof/>
        </w:rPr>
        <mc:AlternateContent>
          <mc:Choice Requires="wps">
            <w:drawing>
              <wp:anchor distT="0" distB="0" distL="114300" distR="114300" simplePos="0" relativeHeight="251658243" behindDoc="0" locked="0" layoutInCell="1" allowOverlap="1" wp14:anchorId="583A6D96" wp14:editId="2A9F49E1">
                <wp:simplePos x="0" y="0"/>
                <wp:positionH relativeFrom="column">
                  <wp:posOffset>3136900</wp:posOffset>
                </wp:positionH>
                <wp:positionV relativeFrom="paragraph">
                  <wp:posOffset>440690</wp:posOffset>
                </wp:positionV>
                <wp:extent cx="914400" cy="2381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CCFCB9" w14:textId="77777777" w:rsidR="00986A14" w:rsidRPr="00B95BBB" w:rsidRDefault="00986A14" w:rsidP="00986A1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Enemy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A6D96" id="Text Box 11" o:spid="_x0000_s1027" type="#_x0000_t202" style="position:absolute;margin-left:247pt;margin-top:34.7pt;width:1in;height:18.75pt;z-index:251658243;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" filled="f" stroked="f">
                <v:textbox>
                  <w:txbxContent>
                    <w:p w14:paraId="31CCFCB9" w14:textId="77777777" w:rsidR="00986A14" w:rsidRPr="00B95BBB" w:rsidRDefault="00986A14" w:rsidP="00986A1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Enemy</w:t>
                      </w:r>
                    </w:p>
                  </w:txbxContent>
                </v:textbox>
              </v:shape>
            </w:pict>
          </mc:Fallback>
        </mc:AlternateContent>
      </w:r>
      <w:r w:rsidRPr="001D5B89">
        <w:rPr>
          <w:noProof/>
        </w:rPr>
        <mc:AlternateContent>
          <mc:Choice Requires="wps">
            <w:drawing>
              <wp:anchor distT="0" distB="0" distL="114300" distR="114300" simplePos="0" relativeHeight="251658244" behindDoc="0" locked="0" layoutInCell="1" allowOverlap="1" wp14:anchorId="7357A9AC" wp14:editId="533B725D">
                <wp:simplePos x="0" y="0"/>
                <wp:positionH relativeFrom="column">
                  <wp:posOffset>3137535</wp:posOffset>
                </wp:positionH>
                <wp:positionV relativeFrom="paragraph">
                  <wp:posOffset>635000</wp:posOffset>
                </wp:positionV>
                <wp:extent cx="914400" cy="23812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080E90" w14:textId="77777777" w:rsidR="00986A14" w:rsidRPr="00B95BBB" w:rsidRDefault="00986A14" w:rsidP="00986A1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57A9AC" id="Text Box 28" o:spid="_x0000_s1028" type="#_x0000_t202" style="position:absolute;margin-left:247.05pt;margin-top:50pt;width:1in;height:18.75pt;z-index:2516582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" filled="f" stroked="f">
                <v:textbox>
                  <w:txbxContent>
                    <w:p w14:paraId="20080E90" w14:textId="77777777" w:rsidR="00986A14" w:rsidRPr="00B95BBB" w:rsidRDefault="00986A14" w:rsidP="00986A1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w:t>
                      </w:r>
                    </w:p>
                  </w:txbxContent>
                </v:textbox>
              </v:shape>
            </w:pict>
          </mc:Fallback>
        </mc:AlternateContent>
      </w:r>
      <w:r w:rsidRPr="001D5B89">
        <w:rPr>
          <w:noProof/>
        </w:rPr>
        <mc:AlternateContent>
          <mc:Choice Requires="wps">
            <w:drawing>
              <wp:anchor distT="0" distB="0" distL="114300" distR="114300" simplePos="0" relativeHeight="251658245" behindDoc="0" locked="0" layoutInCell="1" allowOverlap="1" wp14:anchorId="1939A51A" wp14:editId="428DC13F">
                <wp:simplePos x="0" y="0"/>
                <wp:positionH relativeFrom="column">
                  <wp:posOffset>3137535</wp:posOffset>
                </wp:positionH>
                <wp:positionV relativeFrom="paragraph">
                  <wp:posOffset>802640</wp:posOffset>
                </wp:positionV>
                <wp:extent cx="914400" cy="238539"/>
                <wp:effectExtent l="0" t="0" r="0" b="0"/>
                <wp:wrapNone/>
                <wp:docPr id="29" name="Text Box 29"/>
                <wp:cNvGraphicFramePr/>
                <a:graphic xmlns:a="http://schemas.openxmlformats.org/drawingml/2006/main">
                  <a:graphicData uri="http://schemas.microsoft.com/office/word/2010/wordprocessingShape">
                    <wps:wsp>
                      <wps:cNvSpPr txBox="1"/>
                      <wps:spPr>
                        <a:xfrm>
                          <a:off x="0" y="0"/>
                          <a:ext cx="914400" cy="2385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237D7B" w14:textId="77777777" w:rsidR="00986A14" w:rsidRPr="00B95BBB" w:rsidRDefault="00986A14" w:rsidP="00986A1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Booster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39A51A" id="Text Box 29" o:spid="_x0000_s1029" type="#_x0000_t202" style="position:absolute;margin-left:247.05pt;margin-top:63.2pt;width:1in;height:18.8pt;z-index:251658245;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" filled="f" stroked="f">
                <v:textbox>
                  <w:txbxContent>
                    <w:p w14:paraId="70237D7B" w14:textId="77777777" w:rsidR="00986A14" w:rsidRPr="00B95BBB" w:rsidRDefault="00986A14" w:rsidP="00986A1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Booster</w:t>
                      </w:r>
                    </w:p>
                  </w:txbxContent>
                </v:textbox>
              </v:shape>
            </w:pict>
          </mc:Fallback>
        </mc:AlternateContent>
      </w:r>
      <w:r>
        <w:rPr>
          <w:noProof/>
        </w:rPr>
        <w:drawing>
          <wp:inline distT="0" distB="0" distL="0" distR="0" wp14:anchorId="15F6FC46" wp14:editId="4C2D69C6">
            <wp:extent cx="3852153" cy="2314094"/>
            <wp:effectExtent l="0" t="0" r="0" b="0"/>
            <wp:docPr id="9" name="Picture 9"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whiteboa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59540" cy="2318531"/>
                    </a:xfrm>
                    <a:prstGeom prst="rect">
                      <a:avLst/>
                    </a:prstGeom>
                  </pic:spPr>
                </pic:pic>
              </a:graphicData>
            </a:graphic>
          </wp:inline>
        </w:drawing>
      </w:r>
    </w:p>
    <w:p w14:paraId="782C357E" w14:textId="77777777" w:rsidR="00D51839" w:rsidRDefault="00D51839" w:rsidP="00187691"/>
    <w:p w14:paraId="03C7138C" w14:textId="361D502C" w:rsidR="007F00E7" w:rsidDel="00DF1EC9" w:rsidRDefault="003E64B0" w:rsidP="007F00E7">
      <w:pPr>
        <w:rPr>
          <w:del w:id="10" w:author="Pieter Oosterbroek (student)" w:date="2021-03-24T11:24:00Z"/>
        </w:rPr>
      </w:pPr>
      <w:r>
        <w:t xml:space="preserve">Mazedash </w:t>
      </w:r>
      <w:r w:rsidR="00C7775A">
        <w:t xml:space="preserve">is </w:t>
      </w:r>
      <w:r>
        <w:t xml:space="preserve">een spel </w:t>
      </w:r>
      <w:r w:rsidR="007E7A62">
        <w:t>waar</w:t>
      </w:r>
      <w:r>
        <w:t>bij</w:t>
      </w:r>
      <w:r w:rsidR="007E7A62">
        <w:t xml:space="preserve"> de speler muntjes moet verzamelen terwijl hij constant </w:t>
      </w:r>
      <w:r w:rsidR="00B63B44">
        <w:t>achtervolgt wordt</w:t>
      </w:r>
      <w:r w:rsidR="007E7A62">
        <w:t xml:space="preserve">. </w:t>
      </w:r>
      <w:r w:rsidR="00542045">
        <w:t xml:space="preserve">Van boven bekeken </w:t>
      </w:r>
      <w:r w:rsidR="00C760F8">
        <w:t>rent</w:t>
      </w:r>
      <w:r w:rsidR="00E200F3">
        <w:t xml:space="preserve"> de speler door een doolhof gevuld met monsters en </w:t>
      </w:r>
      <w:r w:rsidR="00470C1B">
        <w:t>muntjes</w:t>
      </w:r>
      <w:r w:rsidR="00E200F3">
        <w:t>. Hij moet zo lang mogelijk in leven blijven</w:t>
      </w:r>
      <w:r w:rsidR="00D95ACA">
        <w:t xml:space="preserve"> terwijl de moeilijkheidsgraad omhoog blijft gaan </w:t>
      </w:r>
      <w:r w:rsidR="003C6AEF">
        <w:t>om zo</w:t>
      </w:r>
      <w:r w:rsidR="00D95ACA">
        <w:t xml:space="preserve">veel </w:t>
      </w:r>
      <w:r w:rsidR="003C6AEF">
        <w:t>mogelijk muntjes te kunnen verzamelen</w:t>
      </w:r>
      <w:r w:rsidR="00D95ACA">
        <w:t xml:space="preserve"> voor zijn on</w:t>
      </w:r>
      <w:r w:rsidR="004549F5">
        <w:t>vermijdelijke einde.</w:t>
      </w:r>
    </w:p>
    <w:p w14:paraId="0D7F0A11" w14:textId="5DB1F3A2" w:rsidR="00A92378" w:rsidRDefault="00A92378" w:rsidP="007F00E7"/>
    <w:p w14:paraId="5839974E" w14:textId="3E6CBD20" w:rsidR="001D5B89" w:rsidRDefault="00A92378" w:rsidP="00BE0100">
      <w:pPr>
        <w:pStyle w:val="Heading2"/>
        <w:tabs>
          <w:tab w:val="left" w:pos="6960"/>
        </w:tabs>
        <w:spacing w:after="160" w:line="259" w:lineRule="auto"/>
      </w:pPr>
      <w:bookmarkStart w:id="11" w:name="_Toc67053889"/>
      <w:r>
        <w:t>Technische eisen:</w:t>
      </w:r>
      <w:bookmarkEnd w:id="11"/>
    </w:p>
    <w:p w14:paraId="6CA03AC1" w14:textId="366DC69D" w:rsidR="00BF68E7" w:rsidRDefault="00B12CAD">
      <w:r>
        <w:t xml:space="preserve">Er zitten een aantal </w:t>
      </w:r>
      <w:r w:rsidR="003F2643">
        <w:t xml:space="preserve">technische eisen </w:t>
      </w:r>
      <w:r>
        <w:t>aan de opdracht vast</w:t>
      </w:r>
      <w:r w:rsidR="00CB5D79">
        <w:t xml:space="preserve"> gegeven is een apart document.</w:t>
      </w:r>
      <w:r w:rsidR="00CB5D79">
        <w:rPr>
          <w:vertAlign w:val="superscript"/>
        </w:rPr>
        <w:t>2</w:t>
      </w:r>
      <w:r w:rsidR="00CB5D79">
        <w:t xml:space="preserve"> </w:t>
      </w:r>
      <w:r w:rsidR="0079405B">
        <w:t>We hebben MazeDash ontworpen</w:t>
      </w:r>
      <w:r w:rsidR="007B5926">
        <w:t xml:space="preserve"> om deze eisen te kunnen implementeren in </w:t>
      </w:r>
      <w:r w:rsidR="00BF3FFA">
        <w:t>onze</w:t>
      </w:r>
      <w:r w:rsidR="00E043E8">
        <w:t xml:space="preserve"> code.</w:t>
      </w:r>
      <w:r w:rsidR="00BF3FFA">
        <w:t xml:space="preserve"> De eisen zijn als volgt</w:t>
      </w:r>
      <w:r w:rsidR="007A0CAD">
        <w:t>:</w:t>
      </w:r>
    </w:p>
    <w:p w14:paraId="7A7BD0A9" w14:textId="05EAB758" w:rsidR="00E043E8" w:rsidRDefault="00F7573A" w:rsidP="0057477F">
      <w:pPr>
        <w:pStyle w:val="ListParagraph"/>
        <w:numPr>
          <w:ilvl w:val="0"/>
          <w:numId w:val="26"/>
        </w:numPr>
      </w:pPr>
      <w:r>
        <w:t xml:space="preserve">De code is </w:t>
      </w:r>
      <w:r w:rsidR="00016CFA">
        <w:t>becommentarieerd</w:t>
      </w:r>
      <w:r w:rsidR="00EC0FDD">
        <w:t xml:space="preserve"> in </w:t>
      </w:r>
      <w:r w:rsidR="00D05923">
        <w:t>J</w:t>
      </w:r>
      <w:r w:rsidR="00EC0FDD">
        <w:t>avaDoc.</w:t>
      </w:r>
      <w:r w:rsidR="007A0CAD">
        <w:rPr>
          <w:vertAlign w:val="superscript"/>
        </w:rPr>
        <w:t>3</w:t>
      </w:r>
    </w:p>
    <w:p w14:paraId="6C141728" w14:textId="1E219794" w:rsidR="00E043E8" w:rsidRDefault="00FF302F" w:rsidP="0057477F">
      <w:pPr>
        <w:pStyle w:val="ListParagraph"/>
        <w:numPr>
          <w:ilvl w:val="0"/>
          <w:numId w:val="26"/>
        </w:numPr>
      </w:pPr>
      <w:r>
        <w:t xml:space="preserve">Er zitten </w:t>
      </w:r>
      <w:r w:rsidR="007A0CAD">
        <w:t xml:space="preserve">minstens </w:t>
      </w:r>
      <w:r w:rsidR="0079100F">
        <w:t>8</w:t>
      </w:r>
      <w:r>
        <w:t xml:space="preserve"> </w:t>
      </w:r>
      <w:r w:rsidR="007A0CAD">
        <w:t xml:space="preserve">zelfgemaakte </w:t>
      </w:r>
      <w:r>
        <w:t>klassen in de code.</w:t>
      </w:r>
      <w:r w:rsidR="000420B0">
        <w:t xml:space="preserve"> </w:t>
      </w:r>
    </w:p>
    <w:p w14:paraId="1B08E41E" w14:textId="77777777" w:rsidR="00E043E8" w:rsidRDefault="000420B0" w:rsidP="0057477F">
      <w:pPr>
        <w:pStyle w:val="ListParagraph"/>
        <w:numPr>
          <w:ilvl w:val="0"/>
          <w:numId w:val="26"/>
        </w:numPr>
      </w:pPr>
      <w:r>
        <w:t>Er wordt op minstens 1 plek overerving toegepast</w:t>
      </w:r>
      <w:r w:rsidR="00F7573A">
        <w:t xml:space="preserve"> op eigen klassen. </w:t>
      </w:r>
    </w:p>
    <w:p w14:paraId="6617EB65" w14:textId="77777777" w:rsidR="00E043E8" w:rsidRDefault="00F7573A" w:rsidP="0057477F">
      <w:pPr>
        <w:pStyle w:val="ListParagraph"/>
        <w:numPr>
          <w:ilvl w:val="0"/>
          <w:numId w:val="26"/>
        </w:numPr>
      </w:pPr>
      <w:r>
        <w:t>Er wordt op minimaal 1 plek overerving toegepast op</w:t>
      </w:r>
      <w:r w:rsidR="00F12B42">
        <w:t xml:space="preserve"> een klasse uit de OOPG. </w:t>
      </w:r>
    </w:p>
    <w:p w14:paraId="75F7053F" w14:textId="3F2413C9" w:rsidR="00A2276E" w:rsidRDefault="00F12B42" w:rsidP="0057477F">
      <w:pPr>
        <w:pStyle w:val="ListParagraph"/>
        <w:numPr>
          <w:ilvl w:val="0"/>
          <w:numId w:val="26"/>
        </w:numPr>
      </w:pPr>
      <w:r>
        <w:t xml:space="preserve">Er wordt gebruik gemaakt van de GameObject klasse en het </w:t>
      </w:r>
      <w:r w:rsidRPr="00A07015">
        <w:t>collision</w:t>
      </w:r>
      <w:r>
        <w:t xml:space="preserve"> systeem uit de OOPG</w:t>
      </w:r>
    </w:p>
    <w:p w14:paraId="35A78DB4" w14:textId="2B87937C" w:rsidR="00B139B9" w:rsidRDefault="0022163A">
      <w:commentRangeStart w:id="12"/>
      <w:commentRangeEnd w:id="12"/>
      <w:r>
        <w:rPr>
          <w:rStyle w:val="CommentReference"/>
        </w:rPr>
        <w:commentReference w:id="12"/>
      </w:r>
    </w:p>
    <w:p w14:paraId="52D41637" w14:textId="77777777" w:rsidR="00997A31" w:rsidRPr="00997A31" w:rsidRDefault="00997A31" w:rsidP="00997A31"/>
    <w:p w14:paraId="1D469953" w14:textId="6527E440" w:rsidR="00193481" w:rsidRDefault="00193481" w:rsidP="0029564F">
      <w:r>
        <w:br w:type="page"/>
      </w:r>
    </w:p>
    <w:p w14:paraId="6D936620" w14:textId="7902E17D" w:rsidR="0023730F" w:rsidRPr="0023730F" w:rsidRDefault="1D2B5D0E">
      <w:pPr>
        <w:pStyle w:val="Heading1"/>
      </w:pPr>
      <w:bookmarkStart w:id="13" w:name="_Toc67053890"/>
      <w:r>
        <w:lastRenderedPageBreak/>
        <w:t>ontwerp</w:t>
      </w:r>
      <w:bookmarkEnd w:id="13"/>
    </w:p>
    <w:p w14:paraId="15075DA1" w14:textId="4E3AC154" w:rsidR="00C364C9" w:rsidDel="00FE1C1F" w:rsidRDefault="00C16C00" w:rsidP="00C364C9">
      <w:pPr>
        <w:rPr>
          <w:del w:id="14" w:author="Bart van der Wal" w:date="2021-03-23T10:46:00Z"/>
        </w:rPr>
      </w:pPr>
      <w:r>
        <w:t>Dit</w:t>
      </w:r>
      <w:r w:rsidR="00C9289A">
        <w:t xml:space="preserve"> ontwerp </w:t>
      </w:r>
      <w:r>
        <w:t xml:space="preserve">begint met </w:t>
      </w:r>
      <w:r w:rsidR="0080789F">
        <w:t>een beschrijving van de</w:t>
      </w:r>
      <w:r w:rsidR="00C364C9">
        <w:t xml:space="preserve"> globale flow van het programma</w:t>
      </w:r>
      <w:r>
        <w:t xml:space="preserve"> </w:t>
      </w:r>
      <w:r w:rsidR="00DE3EAD">
        <w:t xml:space="preserve">en gaat daarna in op </w:t>
      </w:r>
      <w:r w:rsidR="00782463">
        <w:t>het level, de besturing</w:t>
      </w:r>
      <w:r w:rsidR="00076FC9">
        <w:t xml:space="preserve">, </w:t>
      </w:r>
      <w:r w:rsidR="009C3FF2">
        <w:t xml:space="preserve">de </w:t>
      </w:r>
      <w:r w:rsidR="0043340E">
        <w:t>moeilijkheidsgraad</w:t>
      </w:r>
      <w:r w:rsidR="009C3FF2">
        <w:t xml:space="preserve"> </w:t>
      </w:r>
      <w:r w:rsidR="00782463">
        <w:t xml:space="preserve">en de </w:t>
      </w:r>
      <w:r w:rsidR="002E2656">
        <w:t>typen</w:t>
      </w:r>
      <w:r w:rsidR="00076FC9">
        <w:t xml:space="preserve"> </w:t>
      </w:r>
      <w:r w:rsidR="00782463">
        <w:t>vijanden en boosters</w:t>
      </w:r>
      <w:r w:rsidR="00076FC9">
        <w:t>.</w:t>
      </w:r>
    </w:p>
    <w:p w14:paraId="2786D3FC" w14:textId="77777777" w:rsidR="008E4DA9" w:rsidRPr="00595B28" w:rsidRDefault="008E4DA9" w:rsidP="00334A29"/>
    <w:p w14:paraId="55CAAD63" w14:textId="7E9177DC" w:rsidR="00867011" w:rsidRPr="005B50D3" w:rsidRDefault="008A20BC" w:rsidP="005B50D3">
      <w:pPr>
        <w:pStyle w:val="Heading2"/>
      </w:pPr>
      <w:bookmarkStart w:id="15" w:name="_Toc67053891"/>
      <w:r w:rsidRPr="005B50D3">
        <w:t>Globale flow</w:t>
      </w:r>
      <w:bookmarkEnd w:id="15"/>
    </w:p>
    <w:p w14:paraId="12CE84A6" w14:textId="46AB434D" w:rsidR="0043340E" w:rsidRPr="00595B28" w:rsidRDefault="00C8228F" w:rsidP="0043340E">
      <w:r>
        <w:t xml:space="preserve">De flow van ons </w:t>
      </w:r>
      <w:r w:rsidR="0060538A">
        <w:t>spel</w:t>
      </w:r>
      <w:r>
        <w:t xml:space="preserve"> </w:t>
      </w:r>
      <w:r w:rsidR="00BB72FA">
        <w:t>bevat</w:t>
      </w:r>
      <w:r>
        <w:t xml:space="preserve"> drie schermen</w:t>
      </w:r>
      <w:r w:rsidR="00BB72FA">
        <w:t>: het startscherm, het speelscherm en het eindscherm.</w:t>
      </w:r>
      <w:r w:rsidR="006C0D03">
        <w:t xml:space="preserve"> Hier verklaren we de functie van de schermen en </w:t>
      </w:r>
      <w:r w:rsidR="002F3B98">
        <w:t>de overgang ertussen.</w:t>
      </w:r>
    </w:p>
    <w:p w14:paraId="0AE60A6C" w14:textId="2ACFA81A" w:rsidR="00C8228F" w:rsidRPr="00595B28" w:rsidRDefault="00F004A9" w:rsidP="00334A29">
      <w:pPr>
        <w:pStyle w:val="Heading3"/>
      </w:pPr>
      <w:bookmarkStart w:id="16" w:name="_Toc67053892"/>
      <w:r>
        <w:rPr>
          <w:noProof/>
        </w:rPr>
        <mc:AlternateContent>
          <mc:Choice Requires="wps">
            <w:drawing>
              <wp:anchor distT="0" distB="0" distL="114300" distR="114300" simplePos="0" relativeHeight="251658259" behindDoc="0" locked="0" layoutInCell="1" allowOverlap="1" wp14:anchorId="7B70A749" wp14:editId="0D348FA1">
                <wp:simplePos x="0" y="0"/>
                <wp:positionH relativeFrom="column">
                  <wp:posOffset>4820285</wp:posOffset>
                </wp:positionH>
                <wp:positionV relativeFrom="paragraph">
                  <wp:posOffset>2004695</wp:posOffset>
                </wp:positionV>
                <wp:extent cx="17951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795145" cy="635"/>
                        </a:xfrm>
                        <a:prstGeom prst="rect">
                          <a:avLst/>
                        </a:prstGeom>
                        <a:solidFill>
                          <a:prstClr val="white"/>
                        </a:solidFill>
                        <a:ln>
                          <a:noFill/>
                        </a:ln>
                      </wps:spPr>
                      <wps:txbx>
                        <w:txbxContent>
                          <w:p w14:paraId="1548F445" w14:textId="04AE959F" w:rsidR="00F004A9" w:rsidRPr="00145369" w:rsidRDefault="00F004A9" w:rsidP="00F004A9">
                            <w:pPr>
                              <w:pStyle w:val="Caption"/>
                              <w:rPr>
                                <w:rFonts w:ascii="Arial" w:hAnsi="Arial"/>
                                <w:b/>
                                <w:noProof/>
                                <w:color w:val="000000"/>
                                <w:sz w:val="22"/>
                                <w:szCs w:val="22"/>
                              </w:rPr>
                            </w:pPr>
                            <w:r>
                              <w:t xml:space="preserve">Figuur </w:t>
                            </w:r>
                            <w:r w:rsidR="008361DE">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0A749" id="Text Box 35" o:spid="_x0000_s1030" type="#_x0000_t202" style="position:absolute;left:0;text-align:left;margin-left:379.55pt;margin-top:157.85pt;width:141.3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" stroked="f">
                <v:textbox style="mso-fit-shape-to-text:t" inset="0,0,0,0">
                  <w:txbxContent>
                    <w:p w14:paraId="1548F445" w14:textId="04AE959F" w:rsidR="00F004A9" w:rsidRPr="00145369" w:rsidRDefault="00F004A9" w:rsidP="00F004A9">
                      <w:pPr>
                        <w:pStyle w:val="Caption"/>
                        <w:rPr>
                          <w:rFonts w:ascii="Arial" w:hAnsi="Arial"/>
                          <w:b/>
                          <w:noProof/>
                          <w:color w:val="000000"/>
                          <w:sz w:val="22"/>
                          <w:szCs w:val="22"/>
                        </w:rPr>
                      </w:pPr>
                      <w:r>
                        <w:t xml:space="preserve">Figuur </w:t>
                      </w:r>
                      <w:r w:rsidR="008361DE">
                        <w:t>1</w:t>
                      </w:r>
                    </w:p>
                  </w:txbxContent>
                </v:textbox>
                <w10:wrap type="square"/>
              </v:shape>
            </w:pict>
          </mc:Fallback>
        </mc:AlternateContent>
      </w:r>
      <w:r w:rsidR="0079100F">
        <w:rPr>
          <w:noProof/>
        </w:rPr>
        <w:drawing>
          <wp:anchor distT="0" distB="0" distL="114300" distR="114300" simplePos="0" relativeHeight="251658249" behindDoc="0" locked="0" layoutInCell="1" allowOverlap="1" wp14:anchorId="7CCE439C" wp14:editId="536C8015">
            <wp:simplePos x="0" y="0"/>
            <wp:positionH relativeFrom="margin">
              <wp:posOffset>4820730</wp:posOffset>
            </wp:positionH>
            <wp:positionV relativeFrom="paragraph">
              <wp:posOffset>2936</wp:posOffset>
            </wp:positionV>
            <wp:extent cx="1795395" cy="1945532"/>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5395" cy="1945532"/>
                    </a:xfrm>
                    <a:prstGeom prst="rect">
                      <a:avLst/>
                    </a:prstGeom>
                  </pic:spPr>
                </pic:pic>
              </a:graphicData>
            </a:graphic>
          </wp:anchor>
        </w:drawing>
      </w:r>
      <w:r w:rsidR="00C8228F">
        <w:t>Startscherm</w:t>
      </w:r>
      <w:bookmarkEnd w:id="16"/>
    </w:p>
    <w:p w14:paraId="1F492897" w14:textId="056D8E98" w:rsidR="008A20BC" w:rsidRDefault="00F4619B" w:rsidP="008A20BC">
      <w:pPr>
        <w:rPr>
          <w:del w:id="17" w:author="Bart van der Wal" w:date="2021-03-23T09:40:00Z"/>
        </w:rPr>
      </w:pPr>
      <w:r>
        <w:t xml:space="preserve">Het programma start </w:t>
      </w:r>
      <w:r w:rsidR="008B526F">
        <w:t>door</w:t>
      </w:r>
      <w:r>
        <w:t xml:space="preserve"> </w:t>
      </w:r>
      <w:r w:rsidR="008B526F">
        <w:t xml:space="preserve">het </w:t>
      </w:r>
      <w:r>
        <w:t xml:space="preserve">startscherm (figuur </w:t>
      </w:r>
      <w:r w:rsidR="00F004A9">
        <w:t>2-</w:t>
      </w:r>
      <w:r>
        <w:t>1</w:t>
      </w:r>
      <w:r w:rsidR="008B526F">
        <w:t xml:space="preserve">) te tonen. </w:t>
      </w:r>
      <w:r w:rsidR="00686394">
        <w:t xml:space="preserve">Hier kan </w:t>
      </w:r>
      <w:r w:rsidR="0036486F">
        <w:t xml:space="preserve">met knoppen </w:t>
      </w:r>
      <w:r w:rsidR="00686394">
        <w:t xml:space="preserve">de moeilijkheidsgraad ingesteld worden op ‘makkelijk’, ‘normaal’ en ‘moeilijk’. </w:t>
      </w:r>
      <w:r w:rsidR="008B526F">
        <w:t xml:space="preserve">Als de </w:t>
      </w:r>
      <w:r w:rsidR="006611ED">
        <w:t>start</w:t>
      </w:r>
      <w:r w:rsidR="008B526F">
        <w:t xml:space="preserve">knop </w:t>
      </w:r>
      <w:r w:rsidR="006611ED">
        <w:t xml:space="preserve">wordt </w:t>
      </w:r>
      <w:r w:rsidR="0036486F">
        <w:t>aangeklikt</w:t>
      </w:r>
      <w:r w:rsidR="008B526F">
        <w:t xml:space="preserve"> verschijnt </w:t>
      </w:r>
      <w:r w:rsidR="0066144A">
        <w:t>het speelscherm en start het spel.</w:t>
      </w:r>
    </w:p>
    <w:p w14:paraId="2CAAE845" w14:textId="76146DC6" w:rsidR="0079100F" w:rsidRDefault="0079100F" w:rsidP="008A20BC">
      <w:pPr>
        <w:rPr>
          <w:del w:id="18" w:author="Bart van der Wal" w:date="2021-03-23T09:40:00Z"/>
        </w:rPr>
      </w:pPr>
    </w:p>
    <w:p w14:paraId="08C437A6" w14:textId="6A979260" w:rsidR="0079100F" w:rsidRDefault="0079100F" w:rsidP="008A20BC">
      <w:pPr>
        <w:rPr>
          <w:del w:id="19" w:author="Bart van der Wal" w:date="2021-03-23T09:40:00Z"/>
        </w:rPr>
      </w:pPr>
    </w:p>
    <w:p w14:paraId="53D75A1F" w14:textId="07A92AA9" w:rsidR="0079100F" w:rsidRDefault="0079100F" w:rsidP="008A20BC">
      <w:pPr>
        <w:rPr>
          <w:del w:id="20" w:author="Bart van der Wal" w:date="2021-03-23T09:40:00Z"/>
        </w:rPr>
      </w:pPr>
    </w:p>
    <w:p w14:paraId="3203F8F4" w14:textId="691F4ADE" w:rsidR="009C3FF2" w:rsidRDefault="009C3FF2" w:rsidP="008A20BC">
      <w:pPr>
        <w:rPr>
          <w:del w:id="21" w:author="Bart van der Wal" w:date="2021-03-23T09:40:00Z"/>
        </w:rPr>
      </w:pPr>
    </w:p>
    <w:p w14:paraId="62A082BF" w14:textId="7655FD60" w:rsidR="00F545C1" w:rsidRDefault="00F545C1" w:rsidP="008A20BC"/>
    <w:p w14:paraId="2A23CD73" w14:textId="1020A158" w:rsidR="00F545C1" w:rsidRDefault="00E00272" w:rsidP="00A07015">
      <w:pPr>
        <w:pStyle w:val="Heading3"/>
      </w:pPr>
      <w:bookmarkStart w:id="22" w:name="_Toc67053893"/>
      <w:r>
        <w:t>Speelscherm</w:t>
      </w:r>
      <w:bookmarkEnd w:id="22"/>
    </w:p>
    <w:p w14:paraId="3DF1714A" w14:textId="57F939D9" w:rsidR="009C3FF2" w:rsidRPr="00595B28" w:rsidRDefault="009C3FF2" w:rsidP="00334A29">
      <w:r>
        <w:t>In het speelscherm</w:t>
      </w:r>
      <w:r w:rsidR="00E552BF">
        <w:t xml:space="preserve"> </w:t>
      </w:r>
      <w:r w:rsidR="00F545C1">
        <w:t xml:space="preserve">(figuur </w:t>
      </w:r>
      <w:r w:rsidR="00F004A9">
        <w:t>2-</w:t>
      </w:r>
      <w:r w:rsidR="00F545C1">
        <w:t xml:space="preserve">2) </w:t>
      </w:r>
      <w:r w:rsidR="00E552BF">
        <w:t>wordt bovenaan informatie weergegeven over de speler.</w:t>
      </w:r>
      <w:r w:rsidR="001024CE">
        <w:t xml:space="preserve"> Daaronder wordt het hele level in één scherm </w:t>
      </w:r>
      <w:r w:rsidR="007E7581">
        <w:t xml:space="preserve">van bovenaf </w:t>
      </w:r>
      <w:r w:rsidR="001024CE">
        <w:t xml:space="preserve">weergegeven. </w:t>
      </w:r>
      <w:r w:rsidR="000C3496">
        <w:t>De speler begint in een hokje in het midden (de spelerspawn)</w:t>
      </w:r>
      <w:r w:rsidR="00C846EC">
        <w:t xml:space="preserve"> en </w:t>
      </w:r>
      <w:r w:rsidR="00BD4B0C">
        <w:t>verzamelt munt</w:t>
      </w:r>
      <w:r w:rsidR="00B24FB7">
        <w:t>je</w:t>
      </w:r>
      <w:r w:rsidR="00D969EA">
        <w:t>s</w:t>
      </w:r>
      <w:r w:rsidR="00254A10">
        <w:t>.</w:t>
      </w:r>
      <w:r w:rsidR="00911315">
        <w:t xml:space="preserve"> </w:t>
      </w:r>
      <w:r w:rsidR="00EF66B9">
        <w:t xml:space="preserve">Op specifieke plaatsen </w:t>
      </w:r>
      <w:r w:rsidR="008E4DA9">
        <w:t xml:space="preserve">in het level </w:t>
      </w:r>
      <w:r w:rsidR="00EF66B9">
        <w:t>verschijnen</w:t>
      </w:r>
      <w:r w:rsidR="00911315">
        <w:t xml:space="preserve"> vijanden die de speler </w:t>
      </w:r>
      <w:r w:rsidR="002E2656">
        <w:t>schade kunnen doen en uiteindelijk kunnen doden</w:t>
      </w:r>
      <w:r w:rsidR="006D3A04">
        <w:t xml:space="preserve">. Wanneer dat gebeurt is de speler game-over en </w:t>
      </w:r>
      <w:r w:rsidR="00E00272">
        <w:t>wordt het eindscherm getoond.</w:t>
      </w:r>
    </w:p>
    <w:p w14:paraId="34E4C590" w14:textId="77777777" w:rsidR="00F004A9" w:rsidRDefault="0043340E" w:rsidP="00F004A9">
      <w:pPr>
        <w:keepNext/>
      </w:pPr>
      <w:r>
        <w:rPr>
          <w:noProof/>
        </w:rPr>
        <w:lastRenderedPageBreak/>
        <mc:AlternateContent>
          <mc:Choice Requires="wps">
            <w:drawing>
              <wp:anchor distT="0" distB="0" distL="114300" distR="114300" simplePos="0" relativeHeight="251658251" behindDoc="0" locked="0" layoutInCell="1" allowOverlap="1" wp14:anchorId="470101CD" wp14:editId="4656E14E">
                <wp:simplePos x="0" y="0"/>
                <wp:positionH relativeFrom="column">
                  <wp:posOffset>3112770</wp:posOffset>
                </wp:positionH>
                <wp:positionV relativeFrom="paragraph">
                  <wp:posOffset>438785</wp:posOffset>
                </wp:positionV>
                <wp:extent cx="914400" cy="23812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A9EEFF" w14:textId="5BCA7986" w:rsidR="00B95BBB" w:rsidRPr="00B95BBB" w:rsidRDefault="0036486F" w:rsidP="00B95BB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Vijand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101CD" id="Text Box 24" o:spid="_x0000_s1031" type="#_x0000_t202" style="position:absolute;margin-left:245.1pt;margin-top:34.55pt;width:1in;height:18.75pt;z-index:251658251;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" filled="f" stroked="f">
                <v:textbox>
                  <w:txbxContent>
                    <w:p w14:paraId="7BA9EEFF" w14:textId="5BCA7986" w:rsidR="00B95BBB" w:rsidRPr="00B95BBB" w:rsidRDefault="0036486F" w:rsidP="00B95BB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Vijand</w:t>
                      </w:r>
                    </w:p>
                  </w:txbxContent>
                </v:textbox>
              </v:shape>
            </w:pict>
          </mc:Fallback>
        </mc:AlternateContent>
      </w:r>
      <w:r>
        <w:rPr>
          <w:noProof/>
        </w:rPr>
        <mc:AlternateContent>
          <mc:Choice Requires="wps">
            <w:drawing>
              <wp:anchor distT="0" distB="0" distL="114300" distR="114300" simplePos="0" relativeHeight="251658252" behindDoc="0" locked="0" layoutInCell="1" allowOverlap="1" wp14:anchorId="6A5E8832" wp14:editId="2A6D8367">
                <wp:simplePos x="0" y="0"/>
                <wp:positionH relativeFrom="column">
                  <wp:posOffset>3113405</wp:posOffset>
                </wp:positionH>
                <wp:positionV relativeFrom="paragraph">
                  <wp:posOffset>633095</wp:posOffset>
                </wp:positionV>
                <wp:extent cx="914400" cy="23812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C2F0D2" w14:textId="01A4E0FA" w:rsidR="004A2317" w:rsidRPr="00B95BBB" w:rsidRDefault="0036486F" w:rsidP="004A23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5E8832" id="Text Box 25" o:spid="_x0000_s1032" type="#_x0000_t202" style="position:absolute;margin-left:245.15pt;margin-top:49.85pt;width:1in;height:18.75pt;z-index:2516582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" filled="f" stroked="f">
                <v:textbox>
                  <w:txbxContent>
                    <w:p w14:paraId="6FC2F0D2" w14:textId="01A4E0FA" w:rsidR="004A2317" w:rsidRPr="00B95BBB" w:rsidRDefault="0036486F" w:rsidP="004A23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Speler</w:t>
                      </w:r>
                    </w:p>
                  </w:txbxContent>
                </v:textbox>
              </v:shape>
            </w:pict>
          </mc:Fallback>
        </mc:AlternateContent>
      </w:r>
      <w:r>
        <w:rPr>
          <w:noProof/>
        </w:rPr>
        <mc:AlternateContent>
          <mc:Choice Requires="wps">
            <w:drawing>
              <wp:anchor distT="0" distB="0" distL="114300" distR="114300" simplePos="0" relativeHeight="251658250" behindDoc="0" locked="0" layoutInCell="1" allowOverlap="1" wp14:anchorId="1F06A458" wp14:editId="42895ACF">
                <wp:simplePos x="0" y="0"/>
                <wp:positionH relativeFrom="column">
                  <wp:posOffset>3112770</wp:posOffset>
                </wp:positionH>
                <wp:positionV relativeFrom="paragraph">
                  <wp:posOffset>226695</wp:posOffset>
                </wp:positionV>
                <wp:extent cx="914400" cy="23812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D5F6B0" w14:textId="2D577B63" w:rsidR="0064635F" w:rsidRPr="00B95BBB" w:rsidRDefault="0036486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6A458" id="Text Box 23" o:spid="_x0000_s1033" type="#_x0000_t202" style="position:absolute;margin-left:245.1pt;margin-top:17.85pt;width:1in;height:18.75pt;z-index:25165825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" filled="f" stroked="f">
                <v:textbox>
                  <w:txbxContent>
                    <w:p w14:paraId="41D5F6B0" w14:textId="2D577B63" w:rsidR="0064635F" w:rsidRPr="00B95BBB" w:rsidRDefault="0036486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Munt</w:t>
                      </w:r>
                    </w:p>
                  </w:txbxContent>
                </v:textbox>
              </v:shape>
            </w:pict>
          </mc:Fallback>
        </mc:AlternateContent>
      </w:r>
      <w:r>
        <w:rPr>
          <w:noProof/>
        </w:rPr>
        <mc:AlternateContent>
          <mc:Choice Requires="wps">
            <w:drawing>
              <wp:anchor distT="0" distB="0" distL="114300" distR="114300" simplePos="0" relativeHeight="251658253" behindDoc="0" locked="0" layoutInCell="1" allowOverlap="1" wp14:anchorId="46F5BBBE" wp14:editId="007FD134">
                <wp:simplePos x="0" y="0"/>
                <wp:positionH relativeFrom="column">
                  <wp:posOffset>3113528</wp:posOffset>
                </wp:positionH>
                <wp:positionV relativeFrom="paragraph">
                  <wp:posOffset>800842</wp:posOffset>
                </wp:positionV>
                <wp:extent cx="914400" cy="2381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783BC5" w14:textId="2A1BB708" w:rsidR="004A2317" w:rsidRPr="00B95BBB" w:rsidRDefault="004A2317" w:rsidP="004A23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Booster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5BBBE" id="Text Box 26" o:spid="_x0000_s1034" type="#_x0000_t202" style="position:absolute;margin-left:245.15pt;margin-top:63.05pt;width:1in;height:18.75pt;z-index:251658253;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" filled="f" stroked="f">
                <v:textbox>
                  <w:txbxContent>
                    <w:p w14:paraId="67783BC5" w14:textId="2A1BB708" w:rsidR="004A2317" w:rsidRPr="00B95BBB" w:rsidRDefault="004A2317" w:rsidP="004A23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Booster</w:t>
                      </w:r>
                    </w:p>
                  </w:txbxContent>
                </v:textbox>
              </v:shape>
            </w:pict>
          </mc:Fallback>
        </mc:AlternateContent>
      </w:r>
      <w:r>
        <w:rPr>
          <w:noProof/>
        </w:rPr>
        <w:drawing>
          <wp:inline distT="0" distB="0" distL="0" distR="0" wp14:anchorId="559E5057" wp14:editId="357CF0E6">
            <wp:extent cx="3851910" cy="2313940"/>
            <wp:effectExtent l="0" t="0" r="0" b="0"/>
            <wp:docPr id="45" name="Picture 45"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whiteboa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1910" cy="2313940"/>
                    </a:xfrm>
                    <a:prstGeom prst="rect">
                      <a:avLst/>
                    </a:prstGeom>
                  </pic:spPr>
                </pic:pic>
              </a:graphicData>
            </a:graphic>
          </wp:inline>
        </w:drawing>
      </w:r>
    </w:p>
    <w:p w14:paraId="477BF1F7" w14:textId="1E3CCC0F" w:rsidR="00F004A9" w:rsidRDefault="00F004A9" w:rsidP="00F004A9">
      <w:pPr>
        <w:pStyle w:val="Caption"/>
      </w:pPr>
      <w:r>
        <w:t xml:space="preserve">Figuur </w:t>
      </w:r>
      <w:r>
        <w:fldChar w:fldCharType="begin"/>
      </w:r>
      <w:r>
        <w:instrText>STYLEREF 1 \s</w:instrText>
      </w:r>
      <w:r>
        <w:fldChar w:fldCharType="separate"/>
      </w:r>
      <w:r w:rsidR="008361DE">
        <w:rPr>
          <w:noProof/>
        </w:rPr>
        <w:t>2</w:t>
      </w:r>
      <w:r>
        <w:fldChar w:fldCharType="end"/>
      </w:r>
    </w:p>
    <w:p w14:paraId="61468F21" w14:textId="55D59DC5" w:rsidR="00B37DF5" w:rsidDel="0058062E" w:rsidRDefault="00B37DF5">
      <w:pPr>
        <w:rPr>
          <w:del w:id="23" w:author="Pieter Oosterbroek (student)" w:date="2021-03-24T11:24:00Z"/>
        </w:rPr>
      </w:pPr>
    </w:p>
    <w:p w14:paraId="6277B52C" w14:textId="5407EFA0" w:rsidR="00410070" w:rsidRDefault="006A5138" w:rsidP="008173E0">
      <w:pPr>
        <w:pStyle w:val="Heading3"/>
      </w:pPr>
      <w:bookmarkStart w:id="24" w:name="_Toc67053894"/>
      <w:bookmarkStart w:id="25" w:name="_Toc67053904"/>
      <w:bookmarkEnd w:id="24"/>
      <w:r>
        <w:rPr>
          <w:noProof/>
        </w:rPr>
        <w:drawing>
          <wp:anchor distT="0" distB="0" distL="114300" distR="114300" simplePos="0" relativeHeight="251658254" behindDoc="0" locked="0" layoutInCell="1" allowOverlap="1" wp14:anchorId="5F49C5E7" wp14:editId="2D61D774">
            <wp:simplePos x="0" y="0"/>
            <wp:positionH relativeFrom="column">
              <wp:posOffset>5212905</wp:posOffset>
            </wp:positionH>
            <wp:positionV relativeFrom="paragraph">
              <wp:posOffset>7059</wp:posOffset>
            </wp:positionV>
            <wp:extent cx="1152939" cy="1346895"/>
            <wp:effectExtent l="0" t="0" r="9525" b="5715"/>
            <wp:wrapSquare wrapText="bothSides"/>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52939" cy="1346895"/>
                    </a:xfrm>
                    <a:prstGeom prst="rect">
                      <a:avLst/>
                    </a:prstGeom>
                  </pic:spPr>
                </pic:pic>
              </a:graphicData>
            </a:graphic>
          </wp:anchor>
        </w:drawing>
      </w:r>
      <w:r w:rsidR="008173E0" w:rsidRPr="008173E0">
        <w:t>Eindscherm</w:t>
      </w:r>
      <w:bookmarkEnd w:id="25"/>
    </w:p>
    <w:p w14:paraId="55FA19D2" w14:textId="2FB4CEDF" w:rsidR="002D6B98" w:rsidRPr="00595B28" w:rsidDel="005B50D3" w:rsidRDefault="006A5138" w:rsidP="00334A29">
      <w:pPr>
        <w:rPr>
          <w:del w:id="26" w:author="Bart van der Wal" w:date="2021-03-23T10:47:00Z"/>
        </w:rPr>
      </w:pPr>
      <w:r>
        <w:rPr>
          <w:noProof/>
        </w:rPr>
        <mc:AlternateContent>
          <mc:Choice Requires="wps">
            <w:drawing>
              <wp:anchor distT="0" distB="0" distL="114300" distR="114300" simplePos="0" relativeHeight="251658260" behindDoc="0" locked="0" layoutInCell="1" allowOverlap="1" wp14:anchorId="2436EA54" wp14:editId="5B4EC269">
                <wp:simplePos x="0" y="0"/>
                <wp:positionH relativeFrom="column">
                  <wp:posOffset>5225291</wp:posOffset>
                </wp:positionH>
                <wp:positionV relativeFrom="paragraph">
                  <wp:posOffset>1042381</wp:posOffset>
                </wp:positionV>
                <wp:extent cx="115252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152525" cy="635"/>
                        </a:xfrm>
                        <a:prstGeom prst="rect">
                          <a:avLst/>
                        </a:prstGeom>
                        <a:solidFill>
                          <a:prstClr val="white"/>
                        </a:solidFill>
                        <a:ln>
                          <a:noFill/>
                        </a:ln>
                      </wps:spPr>
                      <wps:txbx>
                        <w:txbxContent>
                          <w:p w14:paraId="704001F8" w14:textId="551FC1C5" w:rsidR="00F004A9" w:rsidRPr="002D0D6A" w:rsidRDefault="00F004A9" w:rsidP="00F004A9">
                            <w:pPr>
                              <w:pStyle w:val="Caption"/>
                              <w:rPr>
                                <w:noProof/>
                                <w:color w:val="000000"/>
                                <w:sz w:val="20"/>
                              </w:rPr>
                            </w:pPr>
                            <w:r>
                              <w:t xml:space="preserve">Figuur </w:t>
                            </w:r>
                            <w:r w:rsidR="008361DE">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6EA54" id="Text Box 36" o:spid="_x0000_s1035" type="#_x0000_t202" style="position:absolute;margin-left:411.45pt;margin-top:82.1pt;width:90.75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" stroked="f">
                <v:textbox style="mso-fit-shape-to-text:t" inset="0,0,0,0">
                  <w:txbxContent>
                    <w:p w14:paraId="704001F8" w14:textId="551FC1C5" w:rsidR="00F004A9" w:rsidRPr="002D0D6A" w:rsidRDefault="00F004A9" w:rsidP="00F004A9">
                      <w:pPr>
                        <w:pStyle w:val="Caption"/>
                        <w:rPr>
                          <w:noProof/>
                          <w:color w:val="000000"/>
                          <w:sz w:val="20"/>
                        </w:rPr>
                      </w:pPr>
                      <w:r>
                        <w:t xml:space="preserve">Figuur </w:t>
                      </w:r>
                      <w:r w:rsidR="008361DE">
                        <w:t>3</w:t>
                      </w:r>
                    </w:p>
                  </w:txbxContent>
                </v:textbox>
                <w10:wrap type="square"/>
              </v:shape>
            </w:pict>
          </mc:Fallback>
        </mc:AlternateContent>
      </w:r>
      <w:del w:id="27" w:author="Bart van der Wal" w:date="2021-03-23T09:38:00Z">
        <w:r w:rsidDel="002D6B98">
          <w:delText>Op h</w:delText>
        </w:r>
      </w:del>
      <w:ins w:id="28" w:author="Bart van der Wal" w:date="2021-03-23T09:38:00Z">
        <w:r w:rsidR="322F168D">
          <w:t>H</w:t>
        </w:r>
      </w:ins>
      <w:r w:rsidR="002D6B98">
        <w:t xml:space="preserve">et eindscherm (figuur </w:t>
      </w:r>
      <w:r w:rsidR="00F004A9">
        <w:t>2-</w:t>
      </w:r>
      <w:r w:rsidR="002D6B98">
        <w:t xml:space="preserve">3) </w:t>
      </w:r>
      <w:ins w:id="29" w:author="Bart van der Wal" w:date="2021-03-23T09:38:00Z">
        <w:r w:rsidR="1E3A00A3">
          <w:t xml:space="preserve">toont </w:t>
        </w:r>
      </w:ins>
      <w:del w:id="30" w:author="Bart van der Wal" w:date="2021-03-23T09:38:00Z">
        <w:r w:rsidDel="002D6B98">
          <w:delText>wordt</w:delText>
        </w:r>
      </w:del>
      <w:r w:rsidR="002D6B98">
        <w:t xml:space="preserve"> de eindscore van </w:t>
      </w:r>
      <w:r w:rsidR="009647FB">
        <w:t>de speler</w:t>
      </w:r>
      <w:del w:id="31" w:author="Bart van der Wal" w:date="2021-03-23T09:38:00Z">
        <w:r w:rsidDel="009647FB">
          <w:delText xml:space="preserve"> getoond</w:delText>
        </w:r>
      </w:del>
      <w:r w:rsidR="00CB3BC0">
        <w:t>. Er is een ‘speel opnieuw’ knop</w:t>
      </w:r>
      <w:r w:rsidR="00060236">
        <w:t xml:space="preserve"> en</w:t>
      </w:r>
      <w:r w:rsidR="00B324E2">
        <w:t xml:space="preserve"> als de speler die aankl</w:t>
      </w:r>
      <w:r w:rsidR="008F26F3">
        <w:t>ikt gaat hij terug naar het startscherm.</w:t>
      </w:r>
    </w:p>
    <w:p w14:paraId="187C8E03" w14:textId="57E62FC7" w:rsidR="002C680C" w:rsidDel="005B50D3" w:rsidRDefault="002C680C">
      <w:pPr>
        <w:pStyle w:val="Heading2"/>
        <w:numPr>
          <w:ilvl w:val="0"/>
          <w:numId w:val="0"/>
        </w:numPr>
        <w:rPr>
          <w:del w:id="32" w:author="Bart van der Wal" w:date="2021-03-23T10:47:00Z"/>
        </w:rPr>
      </w:pPr>
    </w:p>
    <w:p w14:paraId="34C3BC5C" w14:textId="541DF1CF" w:rsidR="006A5138" w:rsidDel="005B50D3" w:rsidRDefault="006A5138" w:rsidP="006A5138">
      <w:pPr>
        <w:rPr>
          <w:del w:id="33" w:author="Bart van der Wal" w:date="2021-03-23T10:47:00Z"/>
        </w:rPr>
      </w:pPr>
    </w:p>
    <w:p w14:paraId="1BD26A9E" w14:textId="0B453419" w:rsidR="006A5138" w:rsidDel="005B50D3" w:rsidRDefault="006A5138" w:rsidP="006A5138">
      <w:pPr>
        <w:rPr>
          <w:del w:id="34" w:author="Bart van der Wal" w:date="2021-03-23T10:47:00Z"/>
        </w:rPr>
      </w:pPr>
    </w:p>
    <w:p w14:paraId="78EC4C97" w14:textId="77777777" w:rsidR="006A5138" w:rsidRPr="006A5138" w:rsidRDefault="006A5138" w:rsidP="006A5138"/>
    <w:p w14:paraId="095C59B9" w14:textId="1E13729C" w:rsidR="009936BA" w:rsidRDefault="009936BA" w:rsidP="00DB5BA3">
      <w:pPr>
        <w:pStyle w:val="Heading2"/>
      </w:pPr>
      <w:bookmarkStart w:id="35" w:name="_Toc67053905"/>
      <w:r>
        <w:t>Bediening</w:t>
      </w:r>
      <w:bookmarkEnd w:id="35"/>
    </w:p>
    <w:p w14:paraId="36EAB6F8" w14:textId="43B66476" w:rsidR="009936BA" w:rsidRDefault="00632FCC" w:rsidP="009936BA">
      <w:r>
        <w:rPr>
          <w:noProof/>
        </w:rPr>
        <w:drawing>
          <wp:anchor distT="0" distB="0" distL="114300" distR="114300" simplePos="0" relativeHeight="251658241" behindDoc="0" locked="0" layoutInCell="1" allowOverlap="1" wp14:anchorId="00993D26" wp14:editId="7A6E136B">
            <wp:simplePos x="0" y="0"/>
            <wp:positionH relativeFrom="column">
              <wp:posOffset>-63467</wp:posOffset>
            </wp:positionH>
            <wp:positionV relativeFrom="paragraph">
              <wp:posOffset>1146431</wp:posOffset>
            </wp:positionV>
            <wp:extent cx="1315720" cy="154876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15720" cy="15487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8" behindDoc="0" locked="0" layoutInCell="1" allowOverlap="1" wp14:anchorId="46976EED" wp14:editId="5DB3389C">
            <wp:simplePos x="0" y="0"/>
            <wp:positionH relativeFrom="page">
              <wp:posOffset>2265680</wp:posOffset>
            </wp:positionH>
            <wp:positionV relativeFrom="paragraph">
              <wp:posOffset>1184597</wp:posOffset>
            </wp:positionV>
            <wp:extent cx="1446530" cy="1775460"/>
            <wp:effectExtent l="0" t="0" r="127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6530" cy="1775460"/>
                    </a:xfrm>
                    <a:prstGeom prst="rect">
                      <a:avLst/>
                    </a:prstGeom>
                  </pic:spPr>
                </pic:pic>
              </a:graphicData>
            </a:graphic>
          </wp:anchor>
        </w:drawing>
      </w:r>
      <w:r>
        <w:rPr>
          <w:noProof/>
        </w:rPr>
        <mc:AlternateContent>
          <mc:Choice Requires="wps">
            <w:drawing>
              <wp:anchor distT="0" distB="0" distL="114300" distR="114300" simplePos="0" relativeHeight="251658256" behindDoc="0" locked="0" layoutInCell="1" allowOverlap="1" wp14:anchorId="5B5623B8" wp14:editId="00959785">
                <wp:simplePos x="0" y="0"/>
                <wp:positionH relativeFrom="column">
                  <wp:posOffset>1365885</wp:posOffset>
                </wp:positionH>
                <wp:positionV relativeFrom="paragraph">
                  <wp:posOffset>2934335</wp:posOffset>
                </wp:positionV>
                <wp:extent cx="14465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446530" cy="635"/>
                        </a:xfrm>
                        <a:prstGeom prst="rect">
                          <a:avLst/>
                        </a:prstGeom>
                        <a:solidFill>
                          <a:prstClr val="white"/>
                        </a:solidFill>
                        <a:ln>
                          <a:noFill/>
                        </a:ln>
                      </wps:spPr>
                      <wps:txbx>
                        <w:txbxContent>
                          <w:p w14:paraId="4D69472E" w14:textId="23C650BE" w:rsidR="00632FCC" w:rsidRPr="003402BD" w:rsidRDefault="00632FCC" w:rsidP="00632FCC">
                            <w:pPr>
                              <w:pStyle w:val="Caption"/>
                              <w:rPr>
                                <w:noProof/>
                                <w:color w:val="000000"/>
                                <w:sz w:val="20"/>
                              </w:rPr>
                            </w:pPr>
                            <w:r>
                              <w:t xml:space="preserve">Figuur </w:t>
                            </w:r>
                            <w:r w:rsidR="008361DE">
                              <w:t>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623B8" id="Text Box 13" o:spid="_x0000_s1036" type="#_x0000_t202" style="position:absolute;margin-left:107.55pt;margin-top:231.05pt;width:113.9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" stroked="f">
                <v:textbox style="mso-fit-shape-to-text:t" inset="0,0,0,0">
                  <w:txbxContent>
                    <w:p w14:paraId="4D69472E" w14:textId="23C650BE" w:rsidR="00632FCC" w:rsidRPr="003402BD" w:rsidRDefault="00632FCC" w:rsidP="00632FCC">
                      <w:pPr>
                        <w:pStyle w:val="Caption"/>
                        <w:rPr>
                          <w:noProof/>
                          <w:color w:val="000000"/>
                          <w:sz w:val="20"/>
                        </w:rPr>
                      </w:pPr>
                      <w:r>
                        <w:t xml:space="preserve">Figuur </w:t>
                      </w:r>
                      <w:r w:rsidR="008361DE">
                        <w:t>4-2</w:t>
                      </w:r>
                    </w:p>
                  </w:txbxContent>
                </v:textbox>
                <w10:wrap type="square"/>
              </v:shape>
            </w:pict>
          </mc:Fallback>
        </mc:AlternateContent>
      </w:r>
      <w:r>
        <w:rPr>
          <w:noProof/>
        </w:rPr>
        <mc:AlternateContent>
          <mc:Choice Requires="wps">
            <w:drawing>
              <wp:anchor distT="0" distB="0" distL="114300" distR="114300" simplePos="0" relativeHeight="251658255" behindDoc="0" locked="0" layoutInCell="1" allowOverlap="1" wp14:anchorId="0EE64569" wp14:editId="4D2B5256">
                <wp:simplePos x="0" y="0"/>
                <wp:positionH relativeFrom="column">
                  <wp:posOffset>-81280</wp:posOffset>
                </wp:positionH>
                <wp:positionV relativeFrom="paragraph">
                  <wp:posOffset>2728595</wp:posOffset>
                </wp:positionV>
                <wp:extent cx="131572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315720" cy="635"/>
                        </a:xfrm>
                        <a:prstGeom prst="rect">
                          <a:avLst/>
                        </a:prstGeom>
                        <a:solidFill>
                          <a:prstClr val="white"/>
                        </a:solidFill>
                        <a:ln>
                          <a:noFill/>
                        </a:ln>
                      </wps:spPr>
                      <wps:txbx>
                        <w:txbxContent>
                          <w:p w14:paraId="73069769" w14:textId="6A32B3B1" w:rsidR="00632FCC" w:rsidRPr="008B068D" w:rsidRDefault="00632FCC" w:rsidP="00632FCC">
                            <w:pPr>
                              <w:pStyle w:val="Caption"/>
                              <w:rPr>
                                <w:noProof/>
                                <w:color w:val="000000"/>
                                <w:sz w:val="20"/>
                              </w:rPr>
                            </w:pPr>
                            <w:r>
                              <w:t xml:space="preserve">Figuur </w:t>
                            </w:r>
                            <w:r w:rsidR="008361DE">
                              <w:t>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64569" id="Text Box 7" o:spid="_x0000_s1037" type="#_x0000_t202" style="position:absolute;margin-left:-6.4pt;margin-top:214.85pt;width:103.6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" stroked="f">
                <v:textbox style="mso-fit-shape-to-text:t" inset="0,0,0,0">
                  <w:txbxContent>
                    <w:p w14:paraId="73069769" w14:textId="6A32B3B1" w:rsidR="00632FCC" w:rsidRPr="008B068D" w:rsidRDefault="00632FCC" w:rsidP="00632FCC">
                      <w:pPr>
                        <w:pStyle w:val="Caption"/>
                        <w:rPr>
                          <w:noProof/>
                          <w:color w:val="000000"/>
                          <w:sz w:val="20"/>
                        </w:rPr>
                      </w:pPr>
                      <w:r>
                        <w:t xml:space="preserve">Figuur </w:t>
                      </w:r>
                      <w:r w:rsidR="008361DE">
                        <w:t>4-1</w:t>
                      </w:r>
                    </w:p>
                  </w:txbxContent>
                </v:textbox>
                <w10:wrap type="square"/>
              </v:shape>
            </w:pict>
          </mc:Fallback>
        </mc:AlternateContent>
      </w:r>
      <w:r>
        <w:rPr>
          <w:noProof/>
        </w:rPr>
        <mc:AlternateContent>
          <mc:Choice Requires="wps">
            <w:drawing>
              <wp:anchor distT="0" distB="0" distL="114300" distR="114300" simplePos="0" relativeHeight="251658257" behindDoc="0" locked="0" layoutInCell="1" allowOverlap="1" wp14:anchorId="19DB8DCB" wp14:editId="69E33A64">
                <wp:simplePos x="0" y="0"/>
                <wp:positionH relativeFrom="column">
                  <wp:posOffset>2961640</wp:posOffset>
                </wp:positionH>
                <wp:positionV relativeFrom="paragraph">
                  <wp:posOffset>2744470</wp:posOffset>
                </wp:positionV>
                <wp:extent cx="1619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713986E2" w14:textId="1A9D7727" w:rsidR="00632FCC" w:rsidRPr="00322C0C" w:rsidRDefault="00632FCC" w:rsidP="00632FCC">
                            <w:pPr>
                              <w:pStyle w:val="Caption"/>
                              <w:rPr>
                                <w:noProof/>
                                <w:color w:val="000000"/>
                                <w:sz w:val="20"/>
                              </w:rPr>
                            </w:pPr>
                            <w:r>
                              <w:t xml:space="preserve">Figuur </w:t>
                            </w:r>
                            <w:r w:rsidR="008361DE">
                              <w:t>4-3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B8DCB" id="Text Box 15" o:spid="_x0000_s1038" type="#_x0000_t202" style="position:absolute;margin-left:233.2pt;margin-top:216.1pt;width:127.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" stroked="f">
                <v:textbox style="mso-fit-shape-to-text:t" inset="0,0,0,0">
                  <w:txbxContent>
                    <w:p w14:paraId="713986E2" w14:textId="1A9D7727" w:rsidR="00632FCC" w:rsidRPr="00322C0C" w:rsidRDefault="00632FCC" w:rsidP="00632FCC">
                      <w:pPr>
                        <w:pStyle w:val="Caption"/>
                        <w:rPr>
                          <w:noProof/>
                          <w:color w:val="000000"/>
                          <w:sz w:val="20"/>
                        </w:rPr>
                      </w:pPr>
                      <w:r>
                        <w:t xml:space="preserve">Figuur </w:t>
                      </w:r>
                      <w:r w:rsidR="008361DE">
                        <w:t>4-3</w:t>
                      </w:r>
                    </w:p>
                  </w:txbxContent>
                </v:textbox>
                <w10:wrap type="square"/>
              </v:shape>
            </w:pict>
          </mc:Fallback>
        </mc:AlternateContent>
      </w:r>
      <w:r w:rsidR="0070651E">
        <w:rPr>
          <w:noProof/>
        </w:rPr>
        <w:drawing>
          <wp:anchor distT="0" distB="0" distL="114300" distR="114300" simplePos="0" relativeHeight="251658246" behindDoc="0" locked="0" layoutInCell="1" allowOverlap="1" wp14:anchorId="68403E48" wp14:editId="3F9E80A6">
            <wp:simplePos x="0" y="0"/>
            <wp:positionH relativeFrom="page">
              <wp:posOffset>3826238</wp:posOffset>
            </wp:positionH>
            <wp:positionV relativeFrom="paragraph">
              <wp:posOffset>1099820</wp:posOffset>
            </wp:positionV>
            <wp:extent cx="1619250" cy="15875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19250" cy="1587500"/>
                    </a:xfrm>
                    <a:prstGeom prst="rect">
                      <a:avLst/>
                    </a:prstGeom>
                  </pic:spPr>
                </pic:pic>
              </a:graphicData>
            </a:graphic>
          </wp:anchor>
        </w:drawing>
      </w:r>
      <w:r>
        <w:rPr>
          <w:noProof/>
        </w:rPr>
        <mc:AlternateContent>
          <mc:Choice Requires="wps">
            <w:drawing>
              <wp:anchor distT="0" distB="0" distL="114300" distR="114300" simplePos="0" relativeHeight="251658258" behindDoc="0" locked="0" layoutInCell="1" allowOverlap="1" wp14:anchorId="5B804720" wp14:editId="0A3421DF">
                <wp:simplePos x="0" y="0"/>
                <wp:positionH relativeFrom="column">
                  <wp:posOffset>4751070</wp:posOffset>
                </wp:positionH>
                <wp:positionV relativeFrom="paragraph">
                  <wp:posOffset>2839720</wp:posOffset>
                </wp:positionV>
                <wp:extent cx="149669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496695" cy="635"/>
                        </a:xfrm>
                        <a:prstGeom prst="rect">
                          <a:avLst/>
                        </a:prstGeom>
                        <a:solidFill>
                          <a:prstClr val="white"/>
                        </a:solidFill>
                        <a:ln>
                          <a:noFill/>
                        </a:ln>
                      </wps:spPr>
                      <wps:txbx>
                        <w:txbxContent>
                          <w:p w14:paraId="15C2251D" w14:textId="178952B0" w:rsidR="00632FCC" w:rsidRPr="008B24D5" w:rsidRDefault="00632FCC" w:rsidP="00632FCC">
                            <w:pPr>
                              <w:pStyle w:val="Caption"/>
                              <w:rPr>
                                <w:noProof/>
                                <w:color w:val="000000"/>
                                <w:sz w:val="20"/>
                              </w:rPr>
                            </w:pPr>
                            <w:r>
                              <w:t xml:space="preserve">Figuur </w:t>
                            </w:r>
                            <w:r w:rsidR="008361DE">
                              <w:t>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04720" id="Text Box 18" o:spid="_x0000_s1039" type="#_x0000_t202" style="position:absolute;margin-left:374.1pt;margin-top:223.6pt;width:117.85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" stroked="f">
                <v:textbox style="mso-fit-shape-to-text:t" inset="0,0,0,0">
                  <w:txbxContent>
                    <w:p w14:paraId="15C2251D" w14:textId="178952B0" w:rsidR="00632FCC" w:rsidRPr="008B24D5" w:rsidRDefault="00632FCC" w:rsidP="00632FCC">
                      <w:pPr>
                        <w:pStyle w:val="Caption"/>
                        <w:rPr>
                          <w:noProof/>
                          <w:color w:val="000000"/>
                          <w:sz w:val="20"/>
                        </w:rPr>
                      </w:pPr>
                      <w:r>
                        <w:t xml:space="preserve">Figuur </w:t>
                      </w:r>
                      <w:r w:rsidR="008361DE">
                        <w:t>4-4</w:t>
                      </w:r>
                    </w:p>
                  </w:txbxContent>
                </v:textbox>
                <w10:wrap type="square"/>
              </v:shape>
            </w:pict>
          </mc:Fallback>
        </mc:AlternateContent>
      </w:r>
      <w:r w:rsidR="0070651E">
        <w:rPr>
          <w:noProof/>
        </w:rPr>
        <w:drawing>
          <wp:anchor distT="0" distB="0" distL="114300" distR="114300" simplePos="0" relativeHeight="251658247" behindDoc="0" locked="0" layoutInCell="1" allowOverlap="1" wp14:anchorId="01F7B12C" wp14:editId="4B90E4D8">
            <wp:simplePos x="0" y="0"/>
            <wp:positionH relativeFrom="column">
              <wp:posOffset>4751276</wp:posOffset>
            </wp:positionH>
            <wp:positionV relativeFrom="paragraph">
              <wp:posOffset>1094740</wp:posOffset>
            </wp:positionV>
            <wp:extent cx="1496695" cy="1687830"/>
            <wp:effectExtent l="0" t="0" r="8255"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96695" cy="1687830"/>
                    </a:xfrm>
                    <a:prstGeom prst="rect">
                      <a:avLst/>
                    </a:prstGeom>
                  </pic:spPr>
                </pic:pic>
              </a:graphicData>
            </a:graphic>
          </wp:anchor>
        </w:drawing>
      </w:r>
      <w:r w:rsidR="0050392E">
        <w:t>De speler kan orthogonaal bewegen met de WASD knoppen</w:t>
      </w:r>
      <w:r w:rsidR="0068459E">
        <w:t>.</w:t>
      </w:r>
      <w:r w:rsidR="00D428AF">
        <w:t xml:space="preserve"> </w:t>
      </w:r>
      <w:r w:rsidR="00856497">
        <w:t>Bijvoorbeeld zoals in (figuur</w:t>
      </w:r>
      <w:r>
        <w:t xml:space="preserve"> </w:t>
      </w:r>
      <w:r w:rsidR="008361DE">
        <w:t>4</w:t>
      </w:r>
      <w:r>
        <w:t>-1</w:t>
      </w:r>
      <w:r w:rsidR="00463CBC">
        <w:t>) waar hij omhoog beweegt door op de W toets te drukken.</w:t>
      </w:r>
      <w:r w:rsidR="00021641">
        <w:t xml:space="preserve"> Wanneer er </w:t>
      </w:r>
      <w:r w:rsidR="00415F23">
        <w:t xml:space="preserve">ook </w:t>
      </w:r>
      <w:r w:rsidR="00021641">
        <w:t>een twe</w:t>
      </w:r>
      <w:r w:rsidR="00D64FC4">
        <w:t>e</w:t>
      </w:r>
      <w:r w:rsidR="00021641">
        <w:t>de toets ingedrukt wordt</w:t>
      </w:r>
      <w:r w:rsidR="00415F23">
        <w:t xml:space="preserve"> verandert de speler van richting (figuur</w:t>
      </w:r>
      <w:r w:rsidR="00A57849">
        <w:t xml:space="preserve"> </w:t>
      </w:r>
      <w:r w:rsidR="008361DE">
        <w:t>4</w:t>
      </w:r>
      <w:r w:rsidR="00A57849">
        <w:t>-2</w:t>
      </w:r>
      <w:r w:rsidR="00415F23">
        <w:t xml:space="preserve">). Wanneer die tweede richting </w:t>
      </w:r>
      <w:r w:rsidR="00BA016E">
        <w:t xml:space="preserve">geblokkeerd </w:t>
      </w:r>
      <w:r w:rsidR="004C0F6B">
        <w:t>is</w:t>
      </w:r>
      <w:r w:rsidR="00D51CA7">
        <w:t xml:space="preserve"> door een muur beweegt de speler alsnog in de eerste richting </w:t>
      </w:r>
      <w:r w:rsidR="001B683A">
        <w:t>langs die muur</w:t>
      </w:r>
      <w:r w:rsidR="008361DE">
        <w:t xml:space="preserve"> </w:t>
      </w:r>
      <w:r w:rsidR="00D51CA7">
        <w:t>(figuur</w:t>
      </w:r>
      <w:r w:rsidR="00A57849">
        <w:t xml:space="preserve"> </w:t>
      </w:r>
      <w:r w:rsidR="008361DE">
        <w:t>4</w:t>
      </w:r>
      <w:r w:rsidR="00A57849">
        <w:t>-3</w:t>
      </w:r>
      <w:r w:rsidR="00D51CA7">
        <w:t>).</w:t>
      </w:r>
      <w:r w:rsidR="00EB1B75">
        <w:t xml:space="preserve"> Wanneer </w:t>
      </w:r>
      <w:r w:rsidR="00E52D0D">
        <w:t xml:space="preserve">hij </w:t>
      </w:r>
      <w:r w:rsidR="001B683A">
        <w:t>vervolgens een opening in de muu</w:t>
      </w:r>
      <w:r w:rsidR="00BF5ABB">
        <w:t>r</w:t>
      </w:r>
      <w:r w:rsidR="006949DE">
        <w:t xml:space="preserve"> </w:t>
      </w:r>
      <w:r w:rsidR="00E52D0D">
        <w:t>tegenkomt beweegt hij weer in de tweede richting (figuur</w:t>
      </w:r>
      <w:r w:rsidR="00A57849">
        <w:t xml:space="preserve"> </w:t>
      </w:r>
      <w:r w:rsidR="008361DE">
        <w:t>4</w:t>
      </w:r>
      <w:r w:rsidR="00A57849">
        <w:t>-4</w:t>
      </w:r>
      <w:r w:rsidR="00DC7961">
        <w:t>)</w:t>
      </w:r>
      <w:r w:rsidR="00E52D0D">
        <w:t>.</w:t>
      </w:r>
    </w:p>
    <w:p w14:paraId="3E25E086" w14:textId="60731A82" w:rsidR="0070651E" w:rsidRDefault="0070651E" w:rsidP="009936BA"/>
    <w:p w14:paraId="35002CD3" w14:textId="66BDC49D" w:rsidR="00DC7961" w:rsidRPr="00C0155C" w:rsidRDefault="00DC7961" w:rsidP="009936BA"/>
    <w:p w14:paraId="1D5AEA62" w14:textId="24958825" w:rsidR="00C542C5" w:rsidRDefault="002E62EA" w:rsidP="00DB5BA3">
      <w:pPr>
        <w:pStyle w:val="Heading2"/>
      </w:pPr>
      <w:bookmarkStart w:id="36" w:name="_Toc67053911"/>
      <w:bookmarkStart w:id="37" w:name="_Toc67053918"/>
      <w:bookmarkEnd w:id="36"/>
      <w:r>
        <w:t>Level</w:t>
      </w:r>
      <w:bookmarkEnd w:id="37"/>
    </w:p>
    <w:p w14:paraId="43DE6F31" w14:textId="6BF31DAD" w:rsidR="00C542C5" w:rsidRDefault="00C542C5" w:rsidP="00C542C5">
      <w:r>
        <w:t xml:space="preserve">Er </w:t>
      </w:r>
      <w:r w:rsidR="0070651E">
        <w:t>is maar één</w:t>
      </w:r>
      <w:r>
        <w:t xml:space="preserve"> level </w:t>
      </w:r>
      <w:r w:rsidR="0070651E">
        <w:t xml:space="preserve">in het spel. Binnen de map zijn muren en paden, de speler loopt over de paden en kan niet door de muren heen. Het heeft </w:t>
      </w:r>
      <w:r>
        <w:t>een buitenmuur om te voorkomen dat de speler (of een vijand) de map uitloopt.</w:t>
      </w:r>
      <w:r w:rsidR="00B85537">
        <w:t xml:space="preserve"> </w:t>
      </w:r>
      <w:r w:rsidR="00450815">
        <w:t xml:space="preserve">Aan het begin van het spel zitten er </w:t>
      </w:r>
      <w:r w:rsidR="00FB4A94">
        <w:t>1-5 vijanden in het level, afhankelijk van de gekozen moeilijkheidsgraad.</w:t>
      </w:r>
    </w:p>
    <w:p w14:paraId="1E1A9FAC" w14:textId="2E3176BF" w:rsidR="002E62EA" w:rsidRDefault="002E62EA" w:rsidP="00C542C5"/>
    <w:p w14:paraId="3AA5544E" w14:textId="4B84D09C" w:rsidR="001B2ADD" w:rsidRDefault="001B2ADD" w:rsidP="00334A29">
      <w:pPr>
        <w:pStyle w:val="Heading3"/>
      </w:pPr>
      <w:bookmarkStart w:id="38" w:name="_Toc67053919"/>
      <w:r>
        <w:t>Spelerspawn</w:t>
      </w:r>
      <w:bookmarkEnd w:id="38"/>
    </w:p>
    <w:p w14:paraId="475C907A" w14:textId="3DB012A1" w:rsidR="00C542C5" w:rsidRDefault="006F5248" w:rsidP="00C542C5">
      <w:r>
        <w:t xml:space="preserve">In het midden van de map is </w:t>
      </w:r>
      <w:r w:rsidR="002E62EA">
        <w:t>de spelerspawn. Hier begint de speler</w:t>
      </w:r>
      <w:r w:rsidR="00FF5FCB">
        <w:t xml:space="preserve"> bij het starten van het spel.</w:t>
      </w:r>
    </w:p>
    <w:p w14:paraId="6537205D" w14:textId="18D6798C" w:rsidR="00C542C5" w:rsidRDefault="00336B44" w:rsidP="00C542C5">
      <w:r>
        <w:t>V</w:t>
      </w:r>
      <w:r w:rsidR="00C542C5">
        <w:t xml:space="preserve">ijanden </w:t>
      </w:r>
      <w:r>
        <w:t xml:space="preserve">kunnen de spelerspawn niet in </w:t>
      </w:r>
      <w:r w:rsidR="00FF5FCB">
        <w:t xml:space="preserve">en </w:t>
      </w:r>
      <w:r w:rsidR="00C542C5">
        <w:t xml:space="preserve">ook </w:t>
      </w:r>
      <w:r>
        <w:t xml:space="preserve">is de speler </w:t>
      </w:r>
      <w:r w:rsidR="00C542C5">
        <w:t xml:space="preserve">onzichtbaar voor </w:t>
      </w:r>
      <w:r w:rsidR="00C47A6F">
        <w:t xml:space="preserve">hen </w:t>
      </w:r>
      <w:r w:rsidR="00FF5FCB">
        <w:t xml:space="preserve">zodat </w:t>
      </w:r>
      <w:r w:rsidR="0036395D">
        <w:t>ze</w:t>
      </w:r>
      <w:r w:rsidR="00FF5FCB">
        <w:t xml:space="preserve"> niet </w:t>
      </w:r>
      <w:r>
        <w:t xml:space="preserve">voor de uitgang </w:t>
      </w:r>
      <w:r w:rsidR="0036395D">
        <w:t>gaan</w:t>
      </w:r>
      <w:r>
        <w:t xml:space="preserve"> staan</w:t>
      </w:r>
      <w:r w:rsidR="00C542C5">
        <w:t>.</w:t>
      </w:r>
      <w:r w:rsidR="006621FC">
        <w:t xml:space="preserve"> </w:t>
      </w:r>
      <w:r w:rsidR="00C542C5">
        <w:t xml:space="preserve">In de </w:t>
      </w:r>
      <w:r w:rsidR="006621FC">
        <w:t>speler</w:t>
      </w:r>
      <w:r w:rsidR="00C542C5">
        <w:t>spawn verschijnen geen muntjes en boosters. In een sectie rond de spawn verschijnen geen vijanden maar wel muntjes en boosters.</w:t>
      </w:r>
    </w:p>
    <w:p w14:paraId="5F83835B" w14:textId="53532EA5" w:rsidR="001B2ADD" w:rsidRDefault="001B2ADD" w:rsidP="00C542C5"/>
    <w:p w14:paraId="3931620F" w14:textId="75AA372B" w:rsidR="001B2ADD" w:rsidRDefault="00883E02" w:rsidP="001B2ADD">
      <w:pPr>
        <w:pStyle w:val="Heading3"/>
      </w:pPr>
      <w:bookmarkStart w:id="39" w:name="_Toc67053920"/>
      <w:r>
        <w:t>Cirkelzaagspawns</w:t>
      </w:r>
      <w:bookmarkEnd w:id="39"/>
    </w:p>
    <w:p w14:paraId="7134D88C" w14:textId="67D72638" w:rsidR="001B2ADD" w:rsidRDefault="00FE7EE7" w:rsidP="00C542C5">
      <w:r>
        <w:t xml:space="preserve">Op </w:t>
      </w:r>
      <w:r w:rsidR="00731C2A">
        <w:t>drie</w:t>
      </w:r>
      <w:r>
        <w:t xml:space="preserve"> plekken in het level zijn </w:t>
      </w:r>
      <w:r w:rsidR="00110571">
        <w:t>tegels</w:t>
      </w:r>
      <w:r w:rsidR="00BF7C69">
        <w:t xml:space="preserve"> waar </w:t>
      </w:r>
      <w:r w:rsidR="00110571">
        <w:t xml:space="preserve">een </w:t>
      </w:r>
      <w:r w:rsidR="00883E02">
        <w:t>extra cirkelza</w:t>
      </w:r>
      <w:r w:rsidR="00110571">
        <w:t>a</w:t>
      </w:r>
      <w:r w:rsidR="00883E02">
        <w:t>g</w:t>
      </w:r>
      <w:r w:rsidR="00110571">
        <w:t xml:space="preserve"> kan</w:t>
      </w:r>
      <w:r w:rsidR="00BF7C69">
        <w:t xml:space="preserve"> </w:t>
      </w:r>
      <w:r w:rsidR="0054771F">
        <w:t>spawnen</w:t>
      </w:r>
      <w:r w:rsidR="00B85537">
        <w:t>.</w:t>
      </w:r>
      <w:r w:rsidR="009532DB">
        <w:t xml:space="preserve"> </w:t>
      </w:r>
      <w:r w:rsidR="00E9221A">
        <w:t xml:space="preserve">Wanneer de cirkelzaag spawnt verdwijnt de </w:t>
      </w:r>
      <w:r w:rsidR="00110571">
        <w:t>spawn</w:t>
      </w:r>
      <w:r w:rsidR="00CF2CB9">
        <w:t>tegel.</w:t>
      </w:r>
      <w:r w:rsidR="0036395D">
        <w:t xml:space="preserve"> Deze tegels zijn </w:t>
      </w:r>
      <w:r w:rsidR="00F004A9">
        <w:t xml:space="preserve">voor de speler </w:t>
      </w:r>
      <w:r w:rsidR="0036395D">
        <w:t xml:space="preserve">niet </w:t>
      </w:r>
      <w:r w:rsidR="00F004A9">
        <w:t>te onderscheiden van lege tegels.</w:t>
      </w:r>
    </w:p>
    <w:p w14:paraId="1FD3A1DA" w14:textId="77777777" w:rsidR="00053F43" w:rsidRDefault="00053F43" w:rsidP="00C542C5"/>
    <w:p w14:paraId="1654DB60" w14:textId="77777777" w:rsidR="00053F43" w:rsidRPr="009B1E16" w:rsidRDefault="00053F43" w:rsidP="00334A29">
      <w:pPr>
        <w:pStyle w:val="Heading2"/>
      </w:pPr>
      <w:bookmarkStart w:id="40" w:name="_Toc67053921"/>
      <w:r>
        <w:t>Moeilijkheidsgraad</w:t>
      </w:r>
      <w:bookmarkEnd w:id="40"/>
    </w:p>
    <w:p w14:paraId="4DF6E320" w14:textId="7D7B6FF5" w:rsidR="00262779" w:rsidRDefault="0097465F" w:rsidP="00053F43">
      <w:del w:id="41" w:author="Pieter Oosterbroek (student)" w:date="2021-03-24T11:00:00Z">
        <w:r w:rsidDel="009E0EB0">
          <w:delText xml:space="preserve">In het startscherm kan de speler de moeilijkheidsgraad op drie </w:delText>
        </w:r>
        <w:r w:rsidR="00865952" w:rsidDel="009E0EB0">
          <w:delText xml:space="preserve">standen </w:delText>
        </w:r>
      </w:del>
      <w:commentRangeStart w:id="42"/>
      <w:del w:id="43" w:author="Pieter Oosterbroek (student)" w:date="2021-03-24T10:58:00Z">
        <w:r w:rsidR="00FB4A94" w:rsidDel="00F80B16">
          <w:delText>instellen</w:delText>
        </w:r>
        <w:commentRangeEnd w:id="42"/>
        <w:r w:rsidR="008F7D57" w:rsidDel="00F80B16">
          <w:rPr>
            <w:rStyle w:val="CommentReference"/>
          </w:rPr>
          <w:commentReference w:id="42"/>
        </w:r>
        <w:r w:rsidR="00865952" w:rsidDel="00F80B16">
          <w:delText xml:space="preserve">. </w:delText>
        </w:r>
        <w:r w:rsidR="003D5CFF" w:rsidDel="00F80B16">
          <w:delText>Dit</w:delText>
        </w:r>
      </w:del>
      <w:ins w:id="44" w:author="Pieter Oosterbroek (student)" w:date="2021-03-24T10:58:00Z">
        <w:r w:rsidR="00F80B16">
          <w:t xml:space="preserve">De moeilijkheidsgraad </w:t>
        </w:r>
      </w:ins>
      <w:del w:id="45" w:author="Pieter Oosterbroek (student)" w:date="2021-03-24T10:58:00Z">
        <w:r w:rsidR="003D5CFF" w:rsidDel="00F80B16">
          <w:delText xml:space="preserve"> </w:delText>
        </w:r>
      </w:del>
      <w:r w:rsidR="003D5CFF">
        <w:t>bepaal</w:t>
      </w:r>
      <w:ins w:id="46" w:author="Bart van der Wal" w:date="2021-03-23T10:48:00Z">
        <w:r w:rsidR="009D0F70">
          <w:t>t</w:t>
        </w:r>
      </w:ins>
      <w:del w:id="47" w:author="Pieter Oosterbroek (student)" w:date="2021-03-24T10:57:00Z">
        <w:r w:rsidR="003D5CFF" w:rsidDel="003259DB">
          <w:delText>d</w:delText>
        </w:r>
      </w:del>
      <w:r w:rsidR="003D5CFF">
        <w:t xml:space="preserve"> het aantal vijanden in het level</w:t>
      </w:r>
      <w:del w:id="48" w:author="Pieter Oosterbroek (student)" w:date="2021-03-24T10:59:00Z">
        <w:r w:rsidR="003D5CFF" w:rsidDel="00127710">
          <w:delText xml:space="preserve"> </w:delText>
        </w:r>
      </w:del>
      <w:del w:id="49" w:author="Pieter Oosterbroek (student)" w:date="2021-03-24T10:58:00Z">
        <w:r w:rsidR="004A1655" w:rsidDel="00F80B16">
          <w:delText>bij de start van het spel</w:delText>
        </w:r>
      </w:del>
      <w:ins w:id="50" w:author="Pieter Oosterbroek (student)" w:date="2021-03-24T11:01:00Z">
        <w:r w:rsidR="001B4293">
          <w:t xml:space="preserve"> en correspondeert met</w:t>
        </w:r>
      </w:ins>
      <w:del w:id="51" w:author="Pieter Oosterbroek (student)" w:date="2021-03-24T11:01:00Z">
        <w:r w:rsidR="004A1655" w:rsidDel="001B4293">
          <w:delText>.</w:delText>
        </w:r>
      </w:del>
      <w:ins w:id="52" w:author="Pieter Oosterbroek (student)" w:date="2021-03-24T11:01:00Z">
        <w:r w:rsidR="001B4293">
          <w:t xml:space="preserve"> </w:t>
        </w:r>
      </w:ins>
      <w:ins w:id="53" w:author="Pieter Oosterbroek (student)" w:date="2021-03-24T11:00:00Z">
        <w:r w:rsidR="009E0EB0">
          <w:t>een nummer</w:t>
        </w:r>
        <w:r w:rsidR="001B4293">
          <w:t xml:space="preserve"> van 1 tot oneindig. </w:t>
        </w:r>
        <w:r w:rsidR="009E0EB0">
          <w:t xml:space="preserve">In het startscherm kan de speler de moeilijkheidsgraad op drie standen. </w:t>
        </w:r>
      </w:ins>
      <w:del w:id="54" w:author="Pieter Oosterbroek (student)" w:date="2021-03-24T11:00:00Z">
        <w:r w:rsidR="004A1655" w:rsidDel="009E0EB0">
          <w:delText xml:space="preserve"> </w:delText>
        </w:r>
      </w:del>
      <w:r w:rsidR="004F353C">
        <w:t>Het verschil tussen de startmoeilijkheidsgraden is</w:t>
      </w:r>
      <w:r w:rsidR="009F49AA">
        <w:t xml:space="preserve"> telkens</w:t>
      </w:r>
      <w:r w:rsidR="004F353C">
        <w:t xml:space="preserve"> twee vijanden. </w:t>
      </w:r>
      <w:r w:rsidR="00700616">
        <w:t>Echter</w:t>
      </w:r>
      <w:r w:rsidR="00CF2CB9">
        <w:t>,</w:t>
      </w:r>
      <w:r w:rsidR="00700616">
        <w:t xml:space="preserve"> v</w:t>
      </w:r>
      <w:r w:rsidR="006006A9">
        <w:t xml:space="preserve">oor elke </w:t>
      </w:r>
      <w:r w:rsidR="00881126">
        <w:t xml:space="preserve">tien </w:t>
      </w:r>
      <w:r w:rsidR="006006A9">
        <w:t>punten die de speler behaal</w:t>
      </w:r>
      <w:ins w:id="55" w:author="Pieter Oosterbroek (student)" w:date="2021-03-24T11:02:00Z">
        <w:r w:rsidR="0007633C">
          <w:t>t</w:t>
        </w:r>
      </w:ins>
      <w:del w:id="56" w:author="Pieter Oosterbroek (student)" w:date="2021-03-24T11:02:00Z">
        <w:r w:rsidR="006006A9" w:rsidDel="0007633C">
          <w:delText>d</w:delText>
        </w:r>
      </w:del>
      <w:r w:rsidR="006006A9">
        <w:t xml:space="preserve"> </w:t>
      </w:r>
      <w:del w:id="57" w:author="Pieter Oosterbroek (student)" w:date="2021-03-24T11:03:00Z">
        <w:r w:rsidR="00A65716" w:rsidDel="00E30197">
          <w:delText xml:space="preserve">komt er een </w:delText>
        </w:r>
      </w:del>
      <w:ins w:id="58" w:author="Pieter Oosterbroek (student)" w:date="2021-03-24T11:03:00Z">
        <w:r w:rsidR="00E30197">
          <w:t xml:space="preserve">stijgt de moeilijkheidsgraad en komt er </w:t>
        </w:r>
        <w:r w:rsidR="00CA3394">
          <w:t xml:space="preserve">een </w:t>
        </w:r>
      </w:ins>
      <w:r w:rsidR="00A65716">
        <w:t>vijand bij</w:t>
      </w:r>
      <w:r w:rsidR="00700616">
        <w:t xml:space="preserve">, dus bij </w:t>
      </w:r>
      <w:r w:rsidR="00160AC7">
        <w:t xml:space="preserve">een makkelijke start met </w:t>
      </w:r>
      <w:r w:rsidR="00D42F41">
        <w:t>40 punten speelt de speler effectief op ‘</w:t>
      </w:r>
      <w:commentRangeStart w:id="59"/>
      <w:r w:rsidR="00D42F41">
        <w:t>moeilijk</w:t>
      </w:r>
      <w:commentRangeEnd w:id="59"/>
      <w:r w:rsidR="005B70AC">
        <w:rPr>
          <w:rStyle w:val="CommentReference"/>
        </w:rPr>
        <w:commentReference w:id="59"/>
      </w:r>
      <w:r w:rsidR="00D42F41">
        <w:t>’</w:t>
      </w:r>
      <w:r w:rsidR="00A65716">
        <w:t>.</w:t>
      </w:r>
      <w:r w:rsidR="00881126">
        <w:t xml:space="preserve"> </w:t>
      </w:r>
      <w:r w:rsidR="00960019">
        <w:t xml:space="preserve">Boven </w:t>
      </w:r>
      <w:r w:rsidR="00982F1F">
        <w:t>‘moeilijk’ komen er alleen nog extra zombies bij</w:t>
      </w:r>
      <w:r w:rsidR="00DC2CDD">
        <w:t>, geen cirkelzagen.</w:t>
      </w:r>
      <w:r w:rsidR="00B43EF8">
        <w:t xml:space="preserve"> </w:t>
      </w:r>
      <w:r w:rsidR="002C63FC">
        <w:t xml:space="preserve">De volgende tabel toont de relatie tussen </w:t>
      </w:r>
      <w:r w:rsidR="007C7C4A">
        <w:t xml:space="preserve">de </w:t>
      </w:r>
      <w:r w:rsidR="002C63FC">
        <w:t>moeilijkheidsgraad en de extra vijanden</w:t>
      </w:r>
      <w:r w:rsidR="00331BEE">
        <w:t>:</w:t>
      </w:r>
    </w:p>
    <w:tbl>
      <w:tblPr>
        <w:tblStyle w:val="GridTable1Light"/>
        <w:tblW w:w="0" w:type="auto"/>
        <w:tblLook w:val="04A0" w:firstRow="1" w:lastRow="0" w:firstColumn="1" w:lastColumn="0" w:noHBand="0" w:noVBand="1"/>
      </w:tblPr>
      <w:tblGrid>
        <w:gridCol w:w="3059"/>
        <w:gridCol w:w="3058"/>
        <w:gridCol w:w="3057"/>
      </w:tblGrid>
      <w:tr w:rsidR="00A3451A" w14:paraId="104D4F2E" w14:textId="77777777" w:rsidTr="00334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9" w:type="dxa"/>
          </w:tcPr>
          <w:p w14:paraId="0CAE9A12" w14:textId="5E0EBFC0" w:rsidR="00A3451A" w:rsidRDefault="009256A3" w:rsidP="00053F43">
            <w:r>
              <w:t>Startmoeilijkheidsgraad</w:t>
            </w:r>
          </w:p>
        </w:tc>
        <w:tc>
          <w:tcPr>
            <w:tcW w:w="3058" w:type="dxa"/>
          </w:tcPr>
          <w:p w14:paraId="2159638E" w14:textId="62533AC8" w:rsidR="00A3451A" w:rsidRDefault="009E0EB0" w:rsidP="00053F43">
            <w:pPr>
              <w:cnfStyle w:val="100000000000" w:firstRow="1" w:lastRow="0" w:firstColumn="0" w:lastColumn="0" w:oddVBand="0" w:evenVBand="0" w:oddHBand="0" w:evenHBand="0" w:firstRowFirstColumn="0" w:firstRowLastColumn="0" w:lastRowFirstColumn="0" w:lastRowLastColumn="0"/>
            </w:pPr>
            <w:ins w:id="60" w:author="Pieter Oosterbroek (student)" w:date="2021-03-24T10:59:00Z">
              <w:r>
                <w:t>M</w:t>
              </w:r>
            </w:ins>
            <w:del w:id="61" w:author="Pieter Oosterbroek (student)" w:date="2021-03-24T10:59:00Z">
              <w:r w:rsidR="00960019" w:rsidDel="009E0EB0">
                <w:delText>Nivea</w:delText>
              </w:r>
            </w:del>
            <w:ins w:id="62" w:author="Bart van der Wal" w:date="2021-03-23T10:49:00Z">
              <w:del w:id="63" w:author="Pieter Oosterbroek (student)" w:date="2021-03-24T10:59:00Z">
                <w:r w:rsidR="00EA0391" w:rsidDel="009E0EB0">
                  <w:delText>u/</w:delText>
                </w:r>
              </w:del>
            </w:ins>
            <w:del w:id="64" w:author="Bart van der Wal" w:date="2021-03-23T10:49:00Z">
              <w:r w:rsidR="00960019" w:rsidDel="00EA0391">
                <w:delText xml:space="preserve"> </w:delText>
              </w:r>
            </w:del>
            <w:del w:id="65" w:author="Pieter Oosterbroek (student)" w:date="2021-03-24T10:59:00Z">
              <w:r w:rsidR="00960019" w:rsidDel="009E0EB0">
                <w:delText>m</w:delText>
              </w:r>
            </w:del>
            <w:r w:rsidR="00960019">
              <w:t>oelijkheidsgraad</w:t>
            </w:r>
          </w:p>
        </w:tc>
        <w:tc>
          <w:tcPr>
            <w:tcW w:w="3057" w:type="dxa"/>
          </w:tcPr>
          <w:p w14:paraId="7D4D0F35" w14:textId="3711D21D" w:rsidR="00A3451A" w:rsidRDefault="00E111D0" w:rsidP="00053F43">
            <w:pPr>
              <w:cnfStyle w:val="100000000000" w:firstRow="1" w:lastRow="0" w:firstColumn="0" w:lastColumn="0" w:oddVBand="0" w:evenVBand="0" w:oddHBand="0" w:evenHBand="0" w:firstRowFirstColumn="0" w:firstRowLastColumn="0" w:lastRowFirstColumn="0" w:lastRowLastColumn="0"/>
            </w:pPr>
            <w:r>
              <w:t>Vijanden in het level</w:t>
            </w:r>
          </w:p>
        </w:tc>
      </w:tr>
      <w:tr w:rsidR="00A3451A" w14:paraId="7CEBD420" w14:textId="77777777" w:rsidTr="00334A29">
        <w:tc>
          <w:tcPr>
            <w:cnfStyle w:val="001000000000" w:firstRow="0" w:lastRow="0" w:firstColumn="1" w:lastColumn="0" w:oddVBand="0" w:evenVBand="0" w:oddHBand="0" w:evenHBand="0" w:firstRowFirstColumn="0" w:firstRowLastColumn="0" w:lastRowFirstColumn="0" w:lastRowLastColumn="0"/>
            <w:tcW w:w="3059" w:type="dxa"/>
          </w:tcPr>
          <w:p w14:paraId="00E352FC" w14:textId="2E964AD3" w:rsidR="00A3451A" w:rsidRDefault="009256A3" w:rsidP="00053F43">
            <w:r>
              <w:t>Makkelijk</w:t>
            </w:r>
          </w:p>
        </w:tc>
        <w:tc>
          <w:tcPr>
            <w:tcW w:w="3058" w:type="dxa"/>
          </w:tcPr>
          <w:p w14:paraId="2BF334A9" w14:textId="56C14F67" w:rsidR="00A3451A" w:rsidRDefault="009256A3" w:rsidP="00053F43">
            <w:pPr>
              <w:cnfStyle w:val="000000000000" w:firstRow="0" w:lastRow="0" w:firstColumn="0" w:lastColumn="0" w:oddVBand="0" w:evenVBand="0" w:oddHBand="0" w:evenHBand="0" w:firstRowFirstColumn="0" w:firstRowLastColumn="0" w:lastRowFirstColumn="0" w:lastRowLastColumn="0"/>
            </w:pPr>
            <w:r>
              <w:t>1</w:t>
            </w:r>
          </w:p>
        </w:tc>
        <w:tc>
          <w:tcPr>
            <w:tcW w:w="3057" w:type="dxa"/>
          </w:tcPr>
          <w:p w14:paraId="2C380A31" w14:textId="52D58FA0" w:rsidR="00A3451A" w:rsidRDefault="00E111D0" w:rsidP="00053F43">
            <w:pPr>
              <w:cnfStyle w:val="000000000000" w:firstRow="0" w:lastRow="0" w:firstColumn="0" w:lastColumn="0" w:oddVBand="0" w:evenVBand="0" w:oddHBand="0" w:evenHBand="0" w:firstRowFirstColumn="0" w:firstRowLastColumn="0" w:lastRowFirstColumn="0" w:lastRowLastColumn="0"/>
            </w:pPr>
            <w:r>
              <w:t>1 cirkelzaag</w:t>
            </w:r>
          </w:p>
        </w:tc>
      </w:tr>
      <w:tr w:rsidR="00A3451A" w14:paraId="76050A44" w14:textId="77777777" w:rsidTr="00334A29">
        <w:tc>
          <w:tcPr>
            <w:cnfStyle w:val="001000000000" w:firstRow="0" w:lastRow="0" w:firstColumn="1" w:lastColumn="0" w:oddVBand="0" w:evenVBand="0" w:oddHBand="0" w:evenHBand="0" w:firstRowFirstColumn="0" w:firstRowLastColumn="0" w:lastRowFirstColumn="0" w:lastRowLastColumn="0"/>
            <w:tcW w:w="3059" w:type="dxa"/>
          </w:tcPr>
          <w:p w14:paraId="7E35BB68" w14:textId="77777777" w:rsidR="00A3451A" w:rsidRDefault="00A3451A" w:rsidP="00053F43"/>
        </w:tc>
        <w:tc>
          <w:tcPr>
            <w:tcW w:w="3058" w:type="dxa"/>
          </w:tcPr>
          <w:p w14:paraId="6E637D0A" w14:textId="510FF896" w:rsidR="00A3451A" w:rsidRDefault="009256A3" w:rsidP="00053F43">
            <w:pPr>
              <w:cnfStyle w:val="000000000000" w:firstRow="0" w:lastRow="0" w:firstColumn="0" w:lastColumn="0" w:oddVBand="0" w:evenVBand="0" w:oddHBand="0" w:evenHBand="0" w:firstRowFirstColumn="0" w:firstRowLastColumn="0" w:lastRowFirstColumn="0" w:lastRowLastColumn="0"/>
            </w:pPr>
            <w:r>
              <w:t>2</w:t>
            </w:r>
          </w:p>
        </w:tc>
        <w:tc>
          <w:tcPr>
            <w:tcW w:w="3057" w:type="dxa"/>
          </w:tcPr>
          <w:p w14:paraId="79C0D700" w14:textId="1CA87310" w:rsidR="00A3451A" w:rsidRDefault="00E111D0" w:rsidP="00053F43">
            <w:pPr>
              <w:cnfStyle w:val="000000000000" w:firstRow="0" w:lastRow="0" w:firstColumn="0" w:lastColumn="0" w:oddVBand="0" w:evenVBand="0" w:oddHBand="0" w:evenHBand="0" w:firstRowFirstColumn="0" w:firstRowLastColumn="0" w:lastRowFirstColumn="0" w:lastRowLastColumn="0"/>
            </w:pPr>
            <w:r>
              <w:t>1 cirkelzaag</w:t>
            </w:r>
            <w:r w:rsidR="00F84F22">
              <w:t xml:space="preserve"> + 1 zombie</w:t>
            </w:r>
          </w:p>
        </w:tc>
      </w:tr>
      <w:tr w:rsidR="00A3451A" w14:paraId="008608DB" w14:textId="77777777" w:rsidTr="00334A29">
        <w:tc>
          <w:tcPr>
            <w:cnfStyle w:val="001000000000" w:firstRow="0" w:lastRow="0" w:firstColumn="1" w:lastColumn="0" w:oddVBand="0" w:evenVBand="0" w:oddHBand="0" w:evenHBand="0" w:firstRowFirstColumn="0" w:firstRowLastColumn="0" w:lastRowFirstColumn="0" w:lastRowLastColumn="0"/>
            <w:tcW w:w="3059" w:type="dxa"/>
          </w:tcPr>
          <w:p w14:paraId="3A67C8DE" w14:textId="55B94992" w:rsidR="00A3451A" w:rsidRDefault="00A65716" w:rsidP="00053F43">
            <w:r>
              <w:t>Normaal</w:t>
            </w:r>
          </w:p>
        </w:tc>
        <w:tc>
          <w:tcPr>
            <w:tcW w:w="3058" w:type="dxa"/>
          </w:tcPr>
          <w:p w14:paraId="3A91B15C" w14:textId="495B5EF4" w:rsidR="00A3451A" w:rsidRDefault="009256A3" w:rsidP="00053F43">
            <w:pPr>
              <w:cnfStyle w:val="000000000000" w:firstRow="0" w:lastRow="0" w:firstColumn="0" w:lastColumn="0" w:oddVBand="0" w:evenVBand="0" w:oddHBand="0" w:evenHBand="0" w:firstRowFirstColumn="0" w:firstRowLastColumn="0" w:lastRowFirstColumn="0" w:lastRowLastColumn="0"/>
            </w:pPr>
            <w:r>
              <w:t>3</w:t>
            </w:r>
          </w:p>
        </w:tc>
        <w:tc>
          <w:tcPr>
            <w:tcW w:w="3057" w:type="dxa"/>
          </w:tcPr>
          <w:p w14:paraId="024DDF8E" w14:textId="1A062CBF" w:rsidR="00A3451A" w:rsidRDefault="00F84F22" w:rsidP="00053F43">
            <w:pPr>
              <w:cnfStyle w:val="000000000000" w:firstRow="0" w:lastRow="0" w:firstColumn="0" w:lastColumn="0" w:oddVBand="0" w:evenVBand="0" w:oddHBand="0" w:evenHBand="0" w:firstRowFirstColumn="0" w:firstRowLastColumn="0" w:lastRowFirstColumn="0" w:lastRowLastColumn="0"/>
            </w:pPr>
            <w:r>
              <w:t>2 cirkelzagen + 1 zombie</w:t>
            </w:r>
          </w:p>
        </w:tc>
      </w:tr>
      <w:tr w:rsidR="00A3451A" w14:paraId="313D1E97" w14:textId="77777777" w:rsidTr="00334A29">
        <w:tc>
          <w:tcPr>
            <w:cnfStyle w:val="001000000000" w:firstRow="0" w:lastRow="0" w:firstColumn="1" w:lastColumn="0" w:oddVBand="0" w:evenVBand="0" w:oddHBand="0" w:evenHBand="0" w:firstRowFirstColumn="0" w:firstRowLastColumn="0" w:lastRowFirstColumn="0" w:lastRowLastColumn="0"/>
            <w:tcW w:w="3059" w:type="dxa"/>
          </w:tcPr>
          <w:p w14:paraId="310E6ADD" w14:textId="77777777" w:rsidR="00A3451A" w:rsidRDefault="00A3451A" w:rsidP="00053F43"/>
        </w:tc>
        <w:tc>
          <w:tcPr>
            <w:tcW w:w="3058" w:type="dxa"/>
          </w:tcPr>
          <w:p w14:paraId="11267EB1" w14:textId="51569580" w:rsidR="00A3451A" w:rsidRDefault="009256A3" w:rsidP="00053F43">
            <w:pPr>
              <w:cnfStyle w:val="000000000000" w:firstRow="0" w:lastRow="0" w:firstColumn="0" w:lastColumn="0" w:oddVBand="0" w:evenVBand="0" w:oddHBand="0" w:evenHBand="0" w:firstRowFirstColumn="0" w:firstRowLastColumn="0" w:lastRowFirstColumn="0" w:lastRowLastColumn="0"/>
            </w:pPr>
            <w:r>
              <w:t>4</w:t>
            </w:r>
          </w:p>
        </w:tc>
        <w:tc>
          <w:tcPr>
            <w:tcW w:w="3057" w:type="dxa"/>
          </w:tcPr>
          <w:p w14:paraId="0CD70DE7" w14:textId="300D5F38" w:rsidR="00A3451A" w:rsidRDefault="00F84F22" w:rsidP="00053F43">
            <w:pPr>
              <w:cnfStyle w:val="000000000000" w:firstRow="0" w:lastRow="0" w:firstColumn="0" w:lastColumn="0" w:oddVBand="0" w:evenVBand="0" w:oddHBand="0" w:evenHBand="0" w:firstRowFirstColumn="0" w:firstRowLastColumn="0" w:lastRowFirstColumn="0" w:lastRowLastColumn="0"/>
            </w:pPr>
            <w:r>
              <w:t>2 cirkelzagen + 2 zombies</w:t>
            </w:r>
          </w:p>
        </w:tc>
      </w:tr>
      <w:tr w:rsidR="009256A3" w14:paraId="46BE6C98" w14:textId="77777777" w:rsidTr="00A777EC">
        <w:tc>
          <w:tcPr>
            <w:cnfStyle w:val="001000000000" w:firstRow="0" w:lastRow="0" w:firstColumn="1" w:lastColumn="0" w:oddVBand="0" w:evenVBand="0" w:oddHBand="0" w:evenHBand="0" w:firstRowFirstColumn="0" w:firstRowLastColumn="0" w:lastRowFirstColumn="0" w:lastRowLastColumn="0"/>
            <w:tcW w:w="3059" w:type="dxa"/>
          </w:tcPr>
          <w:p w14:paraId="6D1A34D7" w14:textId="7CABCECA" w:rsidR="009256A3" w:rsidRDefault="00A65716" w:rsidP="00053F43">
            <w:r>
              <w:t>Moeilijk</w:t>
            </w:r>
          </w:p>
        </w:tc>
        <w:tc>
          <w:tcPr>
            <w:tcW w:w="3058" w:type="dxa"/>
          </w:tcPr>
          <w:p w14:paraId="216A05E8" w14:textId="6DC586C5" w:rsidR="009256A3" w:rsidRDefault="0013756F" w:rsidP="00053F43">
            <w:pPr>
              <w:cnfStyle w:val="000000000000" w:firstRow="0" w:lastRow="0" w:firstColumn="0" w:lastColumn="0" w:oddVBand="0" w:evenVBand="0" w:oddHBand="0" w:evenHBand="0" w:firstRowFirstColumn="0" w:firstRowLastColumn="0" w:lastRowFirstColumn="0" w:lastRowLastColumn="0"/>
            </w:pPr>
            <w:r>
              <w:t>5</w:t>
            </w:r>
          </w:p>
        </w:tc>
        <w:tc>
          <w:tcPr>
            <w:tcW w:w="3057" w:type="dxa"/>
          </w:tcPr>
          <w:p w14:paraId="7B715B09" w14:textId="0B0BABDD" w:rsidR="009256A3" w:rsidRDefault="00982F1F" w:rsidP="00053F43">
            <w:pPr>
              <w:cnfStyle w:val="000000000000" w:firstRow="0" w:lastRow="0" w:firstColumn="0" w:lastColumn="0" w:oddVBand="0" w:evenVBand="0" w:oddHBand="0" w:evenHBand="0" w:firstRowFirstColumn="0" w:firstRowLastColumn="0" w:lastRowFirstColumn="0" w:lastRowLastColumn="0"/>
            </w:pPr>
            <w:r>
              <w:t>3</w:t>
            </w:r>
            <w:r w:rsidR="00F84F22">
              <w:t xml:space="preserve"> cirkelzagen + </w:t>
            </w:r>
            <w:r>
              <w:t>2</w:t>
            </w:r>
            <w:r w:rsidR="00F84F22">
              <w:t xml:space="preserve"> zombies</w:t>
            </w:r>
          </w:p>
        </w:tc>
      </w:tr>
      <w:tr w:rsidR="009256A3" w14:paraId="21200D9E" w14:textId="77777777" w:rsidTr="00A777EC">
        <w:tc>
          <w:tcPr>
            <w:cnfStyle w:val="001000000000" w:firstRow="0" w:lastRow="0" w:firstColumn="1" w:lastColumn="0" w:oddVBand="0" w:evenVBand="0" w:oddHBand="0" w:evenHBand="0" w:firstRowFirstColumn="0" w:firstRowLastColumn="0" w:lastRowFirstColumn="0" w:lastRowLastColumn="0"/>
            <w:tcW w:w="3059" w:type="dxa"/>
          </w:tcPr>
          <w:p w14:paraId="14972E43" w14:textId="77777777" w:rsidR="009256A3" w:rsidRDefault="009256A3" w:rsidP="00053F43"/>
        </w:tc>
        <w:tc>
          <w:tcPr>
            <w:tcW w:w="3058" w:type="dxa"/>
          </w:tcPr>
          <w:p w14:paraId="06D6777E" w14:textId="0C11500B" w:rsidR="009256A3" w:rsidRDefault="009F49AA" w:rsidP="00053F43">
            <w:pPr>
              <w:cnfStyle w:val="000000000000" w:firstRow="0" w:lastRow="0" w:firstColumn="0" w:lastColumn="0" w:oddVBand="0" w:evenVBand="0" w:oddHBand="0" w:evenHBand="0" w:firstRowFirstColumn="0" w:firstRowLastColumn="0" w:lastRowFirstColumn="0" w:lastRowLastColumn="0"/>
            </w:pPr>
            <w:r>
              <w:t xml:space="preserve">Elk </w:t>
            </w:r>
            <w:r w:rsidR="00960019">
              <w:t>niveau hierboven</w:t>
            </w:r>
            <w:r w:rsidR="004A32A8">
              <w:t>:</w:t>
            </w:r>
          </w:p>
        </w:tc>
        <w:tc>
          <w:tcPr>
            <w:tcW w:w="3057" w:type="dxa"/>
          </w:tcPr>
          <w:p w14:paraId="6CB2C442" w14:textId="546EB3CA" w:rsidR="009256A3" w:rsidRDefault="004F353C" w:rsidP="00053F43">
            <w:pPr>
              <w:cnfStyle w:val="000000000000" w:firstRow="0" w:lastRow="0" w:firstColumn="0" w:lastColumn="0" w:oddVBand="0" w:evenVBand="0" w:oddHBand="0" w:evenHBand="0" w:firstRowFirstColumn="0" w:firstRowLastColumn="0" w:lastRowFirstColumn="0" w:lastRowLastColumn="0"/>
            </w:pPr>
            <w:r>
              <w:t xml:space="preserve">1 zombie </w:t>
            </w:r>
            <w:r w:rsidR="00960019">
              <w:t>extra</w:t>
            </w:r>
          </w:p>
        </w:tc>
      </w:tr>
    </w:tbl>
    <w:p w14:paraId="0EE172D8" w14:textId="77777777" w:rsidR="00C542C5" w:rsidRPr="00690030" w:rsidRDefault="00C542C5" w:rsidP="00C542C5"/>
    <w:p w14:paraId="79FF80E3" w14:textId="77777777" w:rsidR="00C542C5" w:rsidRDefault="00C542C5" w:rsidP="00DB5BA3">
      <w:pPr>
        <w:pStyle w:val="Heading2"/>
      </w:pPr>
      <w:bookmarkStart w:id="66" w:name="_Toc67053922"/>
      <w:r>
        <w:lastRenderedPageBreak/>
        <w:t>Vijanden</w:t>
      </w:r>
      <w:bookmarkEnd w:id="66"/>
    </w:p>
    <w:p w14:paraId="7DA4EDF5" w14:textId="2D02CFCA" w:rsidR="61C0F16E" w:rsidRDefault="00095DAE">
      <w:r>
        <w:rPr>
          <w:color w:val="333333"/>
        </w:rPr>
        <w:t xml:space="preserve">Vijanden bewegen door het level </w:t>
      </w:r>
      <w:r w:rsidR="00956B9A">
        <w:rPr>
          <w:color w:val="333333"/>
        </w:rPr>
        <w:t xml:space="preserve">en beschadigen de speler wanneer ze hem aanraken. Er gaan </w:t>
      </w:r>
      <w:r w:rsidR="00230D3D">
        <w:rPr>
          <w:color w:val="333333"/>
        </w:rPr>
        <w:t>tien</w:t>
      </w:r>
      <w:r w:rsidR="00956B9A">
        <w:rPr>
          <w:color w:val="333333"/>
        </w:rPr>
        <w:t xml:space="preserve"> hitpoints van </w:t>
      </w:r>
      <w:r w:rsidR="00BA0392">
        <w:rPr>
          <w:color w:val="333333"/>
        </w:rPr>
        <w:t xml:space="preserve">de hitpointbalk van de speler af en deze is daarna </w:t>
      </w:r>
      <w:r w:rsidR="00230D3D">
        <w:rPr>
          <w:color w:val="333333"/>
        </w:rPr>
        <w:t>vijf</w:t>
      </w:r>
      <w:r w:rsidR="00BA0392">
        <w:rPr>
          <w:color w:val="333333"/>
        </w:rPr>
        <w:t xml:space="preserve"> seconden lang onkwetsbaar. Verschillende typen vijanden bewegen </w:t>
      </w:r>
      <w:r w:rsidR="00230D3D">
        <w:rPr>
          <w:color w:val="333333"/>
        </w:rPr>
        <w:t xml:space="preserve">elk op een andere manier. </w:t>
      </w:r>
      <w:r w:rsidR="61C0F16E">
        <w:t xml:space="preserve">De volgende </w:t>
      </w:r>
      <w:r w:rsidR="00230D3D">
        <w:t>twee</w:t>
      </w:r>
      <w:r w:rsidR="61C0F16E">
        <w:t xml:space="preserve"> </w:t>
      </w:r>
      <w:r w:rsidR="00B43EF8">
        <w:t>paragrafen</w:t>
      </w:r>
      <w:r w:rsidR="61C0F16E">
        <w:t xml:space="preserve"> beschrijven de </w:t>
      </w:r>
      <w:r w:rsidR="00C832C7">
        <w:t xml:space="preserve">eerste </w:t>
      </w:r>
      <w:r w:rsidR="61C0F16E">
        <w:t>twee</w:t>
      </w:r>
      <w:r w:rsidR="00C542C5">
        <w:t xml:space="preserve"> vijanden</w:t>
      </w:r>
      <w:r w:rsidR="00C832C7">
        <w:t>:</w:t>
      </w:r>
      <w:r>
        <w:t xml:space="preserve"> de </w:t>
      </w:r>
      <w:r w:rsidR="37EAA075">
        <w:t xml:space="preserve">cirkelzaag en </w:t>
      </w:r>
      <w:r>
        <w:t xml:space="preserve">de </w:t>
      </w:r>
      <w:r w:rsidR="37EAA075">
        <w:t>zombie.</w:t>
      </w:r>
    </w:p>
    <w:p w14:paraId="482F9B2F" w14:textId="77777777" w:rsidR="00C542C5" w:rsidRDefault="00C542C5" w:rsidP="00DB5BA3">
      <w:pPr>
        <w:pStyle w:val="Heading3"/>
      </w:pPr>
      <w:bookmarkStart w:id="67" w:name="_Toc67053923"/>
      <w:r w:rsidRPr="00656146">
        <w:t>Cirkelzaag</w:t>
      </w:r>
      <w:bookmarkEnd w:id="67"/>
    </w:p>
    <w:tbl>
      <w:tblPr>
        <w:tblStyle w:val="TableGrid1"/>
        <w:tblW w:w="0" w:type="auto"/>
        <w:tblInd w:w="5" w:type="dxa"/>
        <w:tblLook w:val="04A0" w:firstRow="1" w:lastRow="0" w:firstColumn="1" w:lastColumn="0" w:noHBand="0" w:noVBand="1"/>
      </w:tblPr>
      <w:tblGrid>
        <w:gridCol w:w="4591"/>
      </w:tblGrid>
      <w:tr w:rsidR="00833BE6" w14:paraId="2B3F0A45" w14:textId="77777777" w:rsidTr="0B81B59B">
        <w:tc>
          <w:tcPr>
            <w:tcW w:w="4591" w:type="dxa"/>
          </w:tcPr>
          <w:p w14:paraId="0F860F75" w14:textId="77777777" w:rsidR="008361DE" w:rsidRDefault="00833BE6" w:rsidP="008361DE">
            <w:pPr>
              <w:keepNext/>
            </w:pPr>
            <w:r>
              <w:rPr>
                <w:noProof/>
              </w:rPr>
              <w:drawing>
                <wp:inline distT="0" distB="0" distL="0" distR="0" wp14:anchorId="1E3F4B49" wp14:editId="02F60582">
                  <wp:extent cx="2617355" cy="21383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2617355" cy="2138362"/>
                          </a:xfrm>
                          <a:prstGeom prst="rect">
                            <a:avLst/>
                          </a:prstGeom>
                        </pic:spPr>
                      </pic:pic>
                    </a:graphicData>
                  </a:graphic>
                </wp:inline>
              </w:drawing>
            </w:r>
          </w:p>
          <w:p w14:paraId="65612646" w14:textId="6E29BE63" w:rsidR="00833BE6" w:rsidRDefault="008361DE" w:rsidP="008361DE">
            <w:pPr>
              <w:pStyle w:val="Caption"/>
              <w:rPr>
                <w:b/>
                <w:bCs/>
              </w:rPr>
            </w:pPr>
            <w:r>
              <w:t>Figuur 5</w:t>
            </w:r>
          </w:p>
        </w:tc>
      </w:tr>
    </w:tbl>
    <w:p w14:paraId="54D14BAA" w14:textId="237123E0" w:rsidR="00C542C5" w:rsidRDefault="00C542C5" w:rsidP="00C542C5">
      <w:r>
        <w:t>De cirkelzaag slaat altijd linksaf als hij daartoe de mogelijkheid heeft. Anders gaat hij rechtdoor. Als dat niet kan gaat hij rechtsaf. Als laatste optie draait hij om.</w:t>
      </w:r>
      <w:r w:rsidR="000421C8">
        <w:t xml:space="preserve"> Hierdoor volgt hij een vast pad door het level</w:t>
      </w:r>
      <w:r w:rsidR="00923F6A">
        <w:t xml:space="preserve"> (figuur</w:t>
      </w:r>
      <w:r w:rsidR="008361DE">
        <w:t xml:space="preserve"> 5</w:t>
      </w:r>
      <w:r w:rsidR="00923F6A">
        <w:t>).</w:t>
      </w:r>
    </w:p>
    <w:p w14:paraId="7C509DFC" w14:textId="77777777" w:rsidR="00C542C5" w:rsidRDefault="00C542C5" w:rsidP="00C542C5"/>
    <w:p w14:paraId="198BDB8E" w14:textId="4701ED91" w:rsidR="00923F6A" w:rsidRDefault="001151FD" w:rsidP="00DB5BA3">
      <w:pPr>
        <w:pStyle w:val="Heading3"/>
      </w:pPr>
      <w:bookmarkStart w:id="68" w:name="_Toc67053924"/>
      <w:r>
        <w:rPr>
          <w:noProof/>
        </w:rPr>
        <w:drawing>
          <wp:anchor distT="0" distB="0" distL="114300" distR="114300" simplePos="0" relativeHeight="251658262" behindDoc="0" locked="0" layoutInCell="1" allowOverlap="1" wp14:anchorId="2407D5C0" wp14:editId="14B191AD">
            <wp:simplePos x="0" y="0"/>
            <wp:positionH relativeFrom="margin">
              <wp:posOffset>3793490</wp:posOffset>
            </wp:positionH>
            <wp:positionV relativeFrom="paragraph">
              <wp:posOffset>161290</wp:posOffset>
            </wp:positionV>
            <wp:extent cx="2038350" cy="225107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38350" cy="2251075"/>
                    </a:xfrm>
                    <a:prstGeom prst="rect">
                      <a:avLst/>
                    </a:prstGeom>
                  </pic:spPr>
                </pic:pic>
              </a:graphicData>
            </a:graphic>
          </wp:anchor>
        </w:drawing>
      </w:r>
      <w:r w:rsidR="00C542C5" w:rsidRPr="005473D3">
        <w:t>Zombie</w:t>
      </w:r>
      <w:bookmarkEnd w:id="68"/>
    </w:p>
    <w:p w14:paraId="7A7BECBF" w14:textId="27B7E8E4" w:rsidR="00923F6A" w:rsidRDefault="005E3FB0" w:rsidP="00334A29">
      <w:pPr>
        <w:rPr>
          <w:ins w:id="69" w:author="Pieter Oosterbroek (student)" w:date="2021-03-24T11:27:00Z"/>
        </w:rPr>
      </w:pPr>
      <w:r>
        <w:rPr>
          <w:noProof/>
        </w:rPr>
        <mc:AlternateContent>
          <mc:Choice Requires="wps">
            <w:drawing>
              <wp:anchor distT="0" distB="0" distL="114300" distR="114300" simplePos="0" relativeHeight="251658261" behindDoc="0" locked="0" layoutInCell="1" allowOverlap="1" wp14:anchorId="7ED417E2" wp14:editId="1C917173">
                <wp:simplePos x="0" y="0"/>
                <wp:positionH relativeFrom="margin">
                  <wp:posOffset>3790892</wp:posOffset>
                </wp:positionH>
                <wp:positionV relativeFrom="paragraph">
                  <wp:posOffset>1956221</wp:posOffset>
                </wp:positionV>
                <wp:extent cx="2038350" cy="258445"/>
                <wp:effectExtent l="0" t="0" r="0" b="8255"/>
                <wp:wrapSquare wrapText="bothSides"/>
                <wp:docPr id="2" name="Text Box 2"/>
                <wp:cNvGraphicFramePr/>
                <a:graphic xmlns:a="http://schemas.openxmlformats.org/drawingml/2006/main">
                  <a:graphicData uri="http://schemas.microsoft.com/office/word/2010/wordprocessingShape">
                    <wps:wsp>
                      <wps:cNvSpPr txBox="1"/>
                      <wps:spPr>
                        <a:xfrm>
                          <a:off x="0" y="0"/>
                          <a:ext cx="2038350" cy="258445"/>
                        </a:xfrm>
                        <a:prstGeom prst="rect">
                          <a:avLst/>
                        </a:prstGeom>
                        <a:solidFill>
                          <a:prstClr val="white"/>
                        </a:solidFill>
                        <a:ln>
                          <a:noFill/>
                        </a:ln>
                      </wps:spPr>
                      <wps:txbx>
                        <w:txbxContent>
                          <w:p w14:paraId="78DB0A84" w14:textId="55405802" w:rsidR="008361DE" w:rsidRPr="000556FB" w:rsidRDefault="008361DE" w:rsidP="008361DE">
                            <w:pPr>
                              <w:pStyle w:val="Caption"/>
                              <w:rPr>
                                <w:rFonts w:ascii="Arial" w:hAnsi="Arial"/>
                                <w:b/>
                                <w:noProof/>
                                <w:color w:val="000000"/>
                                <w:sz w:val="22"/>
                                <w:szCs w:val="22"/>
                              </w:rPr>
                            </w:pPr>
                            <w:r>
                              <w:t>Figuur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417E2" id="Text Box 2" o:spid="_x0000_s1040" type="#_x0000_t202" style="position:absolute;margin-left:298.5pt;margin-top:154.05pt;width:160.5pt;height:20.35pt;z-index:25165826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" stroked="f">
                <v:textbox style="mso-fit-shape-to-text:t" inset="0,0,0,0">
                  <w:txbxContent>
                    <w:p w14:paraId="78DB0A84" w14:textId="55405802" w:rsidR="008361DE" w:rsidRPr="000556FB" w:rsidRDefault="008361DE" w:rsidP="008361DE">
                      <w:pPr>
                        <w:pStyle w:val="Caption"/>
                        <w:rPr>
                          <w:rFonts w:ascii="Arial" w:hAnsi="Arial"/>
                          <w:b/>
                          <w:noProof/>
                          <w:color w:val="000000"/>
                          <w:sz w:val="22"/>
                          <w:szCs w:val="22"/>
                        </w:rPr>
                      </w:pPr>
                      <w:r>
                        <w:t>Figuur 6</w:t>
                      </w:r>
                    </w:p>
                  </w:txbxContent>
                </v:textbox>
                <w10:wrap type="square" anchorx="margin"/>
              </v:shape>
            </w:pict>
          </mc:Fallback>
        </mc:AlternateContent>
      </w:r>
      <w:r w:rsidR="00923F6A">
        <w:t xml:space="preserve">Zombies spawnen op willekeurige </w:t>
      </w:r>
      <w:r w:rsidR="005C6ED6">
        <w:t>plekken</w:t>
      </w:r>
      <w:r w:rsidR="00923F6A">
        <w:t xml:space="preserve"> in het level</w:t>
      </w:r>
      <w:r w:rsidR="003928E3">
        <w:t xml:space="preserve"> en bewegen </w:t>
      </w:r>
      <w:r w:rsidR="005C6ED6">
        <w:t xml:space="preserve">vervolgens </w:t>
      </w:r>
      <w:r w:rsidR="00AD1F93">
        <w:t xml:space="preserve">richting de speler </w:t>
      </w:r>
      <w:r w:rsidR="005C6ED6">
        <w:t xml:space="preserve">volgens het kortste pad. </w:t>
      </w:r>
      <w:r w:rsidR="003824AD">
        <w:t>(figuur</w:t>
      </w:r>
      <w:r w:rsidR="005C6ED6">
        <w:t xml:space="preserve"> </w:t>
      </w:r>
      <w:r w:rsidR="008361DE">
        <w:t>6</w:t>
      </w:r>
      <w:r w:rsidR="003824AD">
        <w:t>)</w:t>
      </w:r>
    </w:p>
    <w:p w14:paraId="3B943823" w14:textId="372A04C7" w:rsidR="005E3FB0" w:rsidRDefault="005E3FB0" w:rsidP="00334A29">
      <w:pPr>
        <w:rPr>
          <w:ins w:id="70" w:author="Pieter Oosterbroek (student)" w:date="2021-03-24T11:27:00Z"/>
        </w:rPr>
      </w:pPr>
    </w:p>
    <w:p w14:paraId="62060ADA" w14:textId="1CDB2EC1" w:rsidR="005E3FB0" w:rsidRDefault="005E3FB0" w:rsidP="00334A29">
      <w:pPr>
        <w:rPr>
          <w:ins w:id="71" w:author="Pieter Oosterbroek (student)" w:date="2021-03-24T11:27:00Z"/>
        </w:rPr>
      </w:pPr>
    </w:p>
    <w:p w14:paraId="1F9D68A0" w14:textId="74C372AD" w:rsidR="005E3FB0" w:rsidRDefault="005E3FB0" w:rsidP="00334A29">
      <w:pPr>
        <w:rPr>
          <w:ins w:id="72" w:author="Pieter Oosterbroek (student)" w:date="2021-03-24T11:27:00Z"/>
        </w:rPr>
      </w:pPr>
    </w:p>
    <w:p w14:paraId="09134BAA" w14:textId="444A7321" w:rsidR="005E3FB0" w:rsidRDefault="005E3FB0" w:rsidP="00334A29">
      <w:pPr>
        <w:rPr>
          <w:ins w:id="73" w:author="Pieter Oosterbroek (student)" w:date="2021-03-24T11:27:00Z"/>
        </w:rPr>
      </w:pPr>
    </w:p>
    <w:p w14:paraId="772F7F91" w14:textId="2458DB6A" w:rsidR="005E3FB0" w:rsidRDefault="005E3FB0" w:rsidP="00334A29">
      <w:pPr>
        <w:rPr>
          <w:ins w:id="74" w:author="Pieter Oosterbroek (student)" w:date="2021-03-24T11:27:00Z"/>
        </w:rPr>
      </w:pPr>
    </w:p>
    <w:p w14:paraId="7FE644C0" w14:textId="4318C12E" w:rsidR="005E3FB0" w:rsidRPr="00595B28" w:rsidRDefault="005E3FB0" w:rsidP="00334A29"/>
    <w:p w14:paraId="77749377" w14:textId="38E4FBB8" w:rsidR="004B0077" w:rsidDel="002C54AF" w:rsidRDefault="004B0077">
      <w:pPr>
        <w:pStyle w:val="Heading3"/>
        <w:numPr>
          <w:ilvl w:val="0"/>
          <w:numId w:val="0"/>
        </w:numPr>
        <w:rPr>
          <w:del w:id="75" w:author="Pieter Oosterbroek (student)" w:date="2021-03-24T11:25:00Z"/>
        </w:rPr>
      </w:pPr>
    </w:p>
    <w:p w14:paraId="2545EF89" w14:textId="7A7FE20B" w:rsidR="00923F6A" w:rsidRPr="00595B28" w:rsidDel="002C54AF" w:rsidRDefault="00923F6A" w:rsidP="00334A29">
      <w:pPr>
        <w:pStyle w:val="Heading3"/>
        <w:numPr>
          <w:ilvl w:val="0"/>
          <w:numId w:val="0"/>
        </w:numPr>
        <w:rPr>
          <w:del w:id="76" w:author="Pieter Oosterbroek (student)" w:date="2021-03-24T11:25:00Z"/>
        </w:rPr>
      </w:pPr>
    </w:p>
    <w:p w14:paraId="2BB7FF27" w14:textId="5407E25B" w:rsidR="00C542C5" w:rsidDel="002C54AF" w:rsidRDefault="00C542C5" w:rsidP="00C542C5">
      <w:pPr>
        <w:rPr>
          <w:del w:id="77" w:author="Pieter Oosterbroek (student)" w:date="2021-03-24T11:25:00Z"/>
        </w:rPr>
      </w:pPr>
    </w:p>
    <w:p w14:paraId="294D9F4B" w14:textId="4D83AEF3" w:rsidR="006A5138" w:rsidDel="002C54AF" w:rsidRDefault="006A5138" w:rsidP="00C542C5">
      <w:pPr>
        <w:rPr>
          <w:del w:id="78" w:author="Pieter Oosterbroek (student)" w:date="2021-03-24T11:25:00Z"/>
        </w:rPr>
      </w:pPr>
    </w:p>
    <w:p w14:paraId="161B5E5D" w14:textId="2CD8213D" w:rsidR="006A5138" w:rsidDel="002C54AF" w:rsidRDefault="006A5138" w:rsidP="00C542C5">
      <w:pPr>
        <w:rPr>
          <w:del w:id="79" w:author="Pieter Oosterbroek (student)" w:date="2021-03-24T11:25:00Z"/>
        </w:rPr>
      </w:pPr>
    </w:p>
    <w:p w14:paraId="3256F0F8" w14:textId="12219184" w:rsidR="006A5138" w:rsidRPr="00480E3E" w:rsidDel="002C54AF" w:rsidRDefault="006A5138" w:rsidP="00C542C5">
      <w:pPr>
        <w:rPr>
          <w:del w:id="80" w:author="Pieter Oosterbroek (student)" w:date="2021-03-24T11:25:00Z"/>
        </w:rPr>
      </w:pPr>
    </w:p>
    <w:p w14:paraId="4CC4407A" w14:textId="77777777" w:rsidR="00C542C5" w:rsidRDefault="00C542C5" w:rsidP="00DB5BA3">
      <w:pPr>
        <w:pStyle w:val="Heading2"/>
      </w:pPr>
      <w:bookmarkStart w:id="81" w:name="_Toc67053925"/>
      <w:r>
        <w:t>Boosters</w:t>
      </w:r>
      <w:bookmarkEnd w:id="81"/>
    </w:p>
    <w:p w14:paraId="7771ACF4" w14:textId="1B15509C" w:rsidR="0013342D" w:rsidRDefault="00882C03" w:rsidP="0013342D">
      <w:r>
        <w:t>Boosters zijn voorwerpen die de speler activeert door ertegenaan te lopen</w:t>
      </w:r>
      <w:r w:rsidR="00B236AE">
        <w:t xml:space="preserve">. Ze </w:t>
      </w:r>
      <w:r w:rsidR="0013342D">
        <w:t>hebben een tijdelijk effect op het spel.</w:t>
      </w:r>
      <w:bookmarkStart w:id="82" w:name="_Toc66373206"/>
      <w:r w:rsidR="0013342D">
        <w:t xml:space="preserve"> </w:t>
      </w:r>
      <w:r w:rsidR="00BC50B7">
        <w:t xml:space="preserve">Er spawnt elke </w:t>
      </w:r>
      <w:r w:rsidR="006A5138">
        <w:t>tien</w:t>
      </w:r>
      <w:r w:rsidR="00BC50B7">
        <w:t xml:space="preserve"> seconden een nieuwe van een willekeurig type.</w:t>
      </w:r>
    </w:p>
    <w:p w14:paraId="22C3A4D1" w14:textId="041F1201" w:rsidR="00C542C5" w:rsidRPr="0013342D" w:rsidRDefault="00C542C5" w:rsidP="0013342D">
      <w:pPr>
        <w:pStyle w:val="ListParagraph"/>
        <w:numPr>
          <w:ilvl w:val="0"/>
          <w:numId w:val="27"/>
        </w:numPr>
        <w:rPr>
          <w:szCs w:val="20"/>
        </w:rPr>
      </w:pPr>
      <w:bookmarkStart w:id="83" w:name="_Toc67053926"/>
      <w:r w:rsidRPr="007A0271">
        <w:rPr>
          <w:rStyle w:val="Heading3Char"/>
        </w:rPr>
        <w:t>Flitsbom</w:t>
      </w:r>
      <w:bookmarkEnd w:id="82"/>
      <w:bookmarkEnd w:id="83"/>
      <w:r w:rsidRPr="0013342D">
        <w:rPr>
          <w:i/>
        </w:rPr>
        <w:t>:</w:t>
      </w:r>
      <w:r>
        <w:t xml:space="preserve"> </w:t>
      </w:r>
      <w:r w:rsidR="0053176B" w:rsidRPr="0013342D">
        <w:rPr>
          <w:szCs w:val="20"/>
        </w:rPr>
        <w:t>V</w:t>
      </w:r>
      <w:r w:rsidRPr="0013342D">
        <w:rPr>
          <w:szCs w:val="20"/>
        </w:rPr>
        <w:t>ertraag</w:t>
      </w:r>
      <w:r w:rsidR="0053176B" w:rsidRPr="0013342D">
        <w:rPr>
          <w:szCs w:val="20"/>
        </w:rPr>
        <w:t>t</w:t>
      </w:r>
      <w:r w:rsidRPr="0013342D">
        <w:rPr>
          <w:szCs w:val="20"/>
        </w:rPr>
        <w:t xml:space="preserve"> alle vijanden voor </w:t>
      </w:r>
      <w:r w:rsidR="006A5138">
        <w:rPr>
          <w:szCs w:val="20"/>
        </w:rPr>
        <w:t>tien</w:t>
      </w:r>
      <w:r w:rsidRPr="0013342D">
        <w:rPr>
          <w:szCs w:val="20"/>
        </w:rPr>
        <w:t xml:space="preserve"> seconden. Deze booster is alleen te verkrijgen </w:t>
      </w:r>
      <w:r w:rsidR="004F140F" w:rsidRPr="0013342D">
        <w:rPr>
          <w:szCs w:val="20"/>
        </w:rPr>
        <w:t>op de laagste moeilijkheidsgraad.</w:t>
      </w:r>
    </w:p>
    <w:p w14:paraId="4696B234" w14:textId="1654E234" w:rsidR="00C542C5" w:rsidRPr="003D0135" w:rsidRDefault="00C542C5" w:rsidP="003D0135">
      <w:pPr>
        <w:pStyle w:val="ListParagraph"/>
        <w:numPr>
          <w:ilvl w:val="0"/>
          <w:numId w:val="22"/>
        </w:numPr>
        <w:rPr>
          <w:rStyle w:val="Heading3Char"/>
          <w:b w:val="0"/>
          <w:bCs/>
        </w:rPr>
      </w:pPr>
      <w:bookmarkStart w:id="84" w:name="_Toc66373207"/>
      <w:bookmarkStart w:id="85" w:name="_Toc67053927"/>
      <w:r w:rsidRPr="00D87EDB">
        <w:rPr>
          <w:rStyle w:val="Heading3Char"/>
        </w:rPr>
        <w:t>Speedboost</w:t>
      </w:r>
      <w:r>
        <w:rPr>
          <w:rStyle w:val="Heading3Char"/>
        </w:rPr>
        <w:t xml:space="preserve">: </w:t>
      </w:r>
      <w:r w:rsidRPr="003D0135">
        <w:rPr>
          <w:rStyle w:val="Heading3Char"/>
          <w:b w:val="0"/>
          <w:bCs/>
        </w:rPr>
        <w:t xml:space="preserve">Maakt de speler voor </w:t>
      </w:r>
      <w:r w:rsidR="006A5138">
        <w:rPr>
          <w:rStyle w:val="Heading3Char"/>
          <w:b w:val="0"/>
          <w:bCs/>
        </w:rPr>
        <w:t>vijf</w:t>
      </w:r>
      <w:r w:rsidRPr="003D0135">
        <w:rPr>
          <w:rStyle w:val="Heading3Char"/>
          <w:b w:val="0"/>
          <w:bCs/>
        </w:rPr>
        <w:t xml:space="preserve"> seconden lang sneller.</w:t>
      </w:r>
      <w:bookmarkEnd w:id="84"/>
      <w:bookmarkEnd w:id="85"/>
    </w:p>
    <w:p w14:paraId="3DF49B5C" w14:textId="6D4FF4B3" w:rsidR="00090FCF" w:rsidRPr="003D0135" w:rsidRDefault="00090FCF" w:rsidP="003D0135">
      <w:pPr>
        <w:pStyle w:val="ListParagraph"/>
        <w:numPr>
          <w:ilvl w:val="0"/>
          <w:numId w:val="22"/>
        </w:numPr>
        <w:rPr>
          <w:rStyle w:val="Heading3Char"/>
          <w:b w:val="0"/>
        </w:rPr>
      </w:pPr>
      <w:r w:rsidRPr="003D0135">
        <w:rPr>
          <w:rFonts w:ascii="Arial" w:hAnsi="Arial"/>
          <w:b/>
          <w:bCs/>
          <w:color w:val="000000" w:themeColor="accent1"/>
          <w:szCs w:val="20"/>
        </w:rPr>
        <w:t xml:space="preserve">Verdubbelaar: </w:t>
      </w:r>
      <w:r w:rsidR="00424CF7" w:rsidRPr="003D0135">
        <w:rPr>
          <w:rFonts w:ascii="Arial" w:hAnsi="Arial"/>
          <w:color w:val="000000" w:themeColor="accent1"/>
          <w:szCs w:val="20"/>
        </w:rPr>
        <w:t>Voor</w:t>
      </w:r>
      <w:r w:rsidR="00424CF7" w:rsidRPr="003D0135">
        <w:rPr>
          <w:rFonts w:ascii="Arial" w:hAnsi="Arial"/>
          <w:b/>
          <w:bCs/>
          <w:color w:val="000000" w:themeColor="accent1"/>
          <w:szCs w:val="20"/>
        </w:rPr>
        <w:t xml:space="preserve"> </w:t>
      </w:r>
      <w:r w:rsidR="006A5138">
        <w:rPr>
          <w:rFonts w:ascii="Arial" w:hAnsi="Arial"/>
          <w:color w:val="000000" w:themeColor="accent1"/>
          <w:szCs w:val="20"/>
        </w:rPr>
        <w:t>tien</w:t>
      </w:r>
      <w:r w:rsidR="00424CF7" w:rsidRPr="003D0135">
        <w:rPr>
          <w:rFonts w:ascii="Arial" w:hAnsi="Arial"/>
          <w:color w:val="000000" w:themeColor="accent1"/>
          <w:szCs w:val="20"/>
        </w:rPr>
        <w:t xml:space="preserve"> seconden geven alle muntjes die de speler oppakt </w:t>
      </w:r>
      <w:r w:rsidR="006A5138">
        <w:rPr>
          <w:rFonts w:ascii="Arial" w:hAnsi="Arial"/>
          <w:color w:val="000000" w:themeColor="accent1"/>
          <w:szCs w:val="20"/>
        </w:rPr>
        <w:t>twee</w:t>
      </w:r>
      <w:r w:rsidR="00424CF7" w:rsidRPr="003D0135">
        <w:rPr>
          <w:rFonts w:ascii="Arial" w:hAnsi="Arial"/>
          <w:color w:val="000000" w:themeColor="accent1"/>
          <w:szCs w:val="20"/>
        </w:rPr>
        <w:t xml:space="preserve"> punten ipv. </w:t>
      </w:r>
      <w:r w:rsidR="006A5138">
        <w:rPr>
          <w:rFonts w:ascii="Arial" w:hAnsi="Arial"/>
          <w:color w:val="000000" w:themeColor="accent1"/>
          <w:szCs w:val="20"/>
        </w:rPr>
        <w:t>één</w:t>
      </w:r>
      <w:r w:rsidR="00424CF7" w:rsidRPr="003D0135">
        <w:rPr>
          <w:rFonts w:ascii="Arial" w:hAnsi="Arial"/>
          <w:color w:val="000000" w:themeColor="accent1"/>
          <w:szCs w:val="20"/>
        </w:rPr>
        <w:t>.</w:t>
      </w:r>
    </w:p>
    <w:p w14:paraId="644099D8" w14:textId="047F33D6" w:rsidR="004D5B79" w:rsidRDefault="004D5B79">
      <w:pPr>
        <w:rPr>
          <w:rFonts w:ascii="Arial Narrow" w:hAnsi="Arial Narrow"/>
          <w:b/>
          <w:caps/>
          <w:sz w:val="28"/>
        </w:rPr>
      </w:pPr>
      <w:r>
        <w:br w:type="page"/>
      </w:r>
    </w:p>
    <w:p w14:paraId="1EF459A2" w14:textId="12BA07A5" w:rsidR="00C542C5" w:rsidDel="005E3FB0" w:rsidRDefault="00C542C5" w:rsidP="00C542C5">
      <w:pPr>
        <w:pStyle w:val="Heading1"/>
        <w:numPr>
          <w:ilvl w:val="0"/>
          <w:numId w:val="0"/>
        </w:numPr>
        <w:ind w:left="431"/>
        <w:rPr>
          <w:del w:id="86" w:author="Pieter Oosterbroek (student)" w:date="2021-03-24T11:27:00Z"/>
        </w:rPr>
      </w:pPr>
    </w:p>
    <w:p w14:paraId="276221F7" w14:textId="49ED0509" w:rsidR="00193481" w:rsidRDefault="00193481" w:rsidP="00193481">
      <w:pPr>
        <w:pStyle w:val="Heading1"/>
      </w:pPr>
      <w:bookmarkStart w:id="87" w:name="_Toc67053928"/>
      <w:r>
        <w:t>Prioritering</w:t>
      </w:r>
      <w:bookmarkEnd w:id="87"/>
    </w:p>
    <w:p w14:paraId="587245BD" w14:textId="52684956" w:rsidR="4315A616" w:rsidRDefault="051AE0AF" w:rsidP="007C67C3">
      <w:pPr>
        <w:pBdr>
          <w:between w:val="single" w:sz="4" w:space="1" w:color="auto"/>
          <w:bar w:val="single" w:sz="4" w:color="auto"/>
        </w:pBdr>
        <w:rPr>
          <w:rFonts w:ascii="Arial" w:hAnsi="Arial"/>
          <w:color w:val="000000" w:themeColor="accent1"/>
        </w:rPr>
      </w:pPr>
      <w:r w:rsidRPr="78AA4A84">
        <w:rPr>
          <w:rFonts w:ascii="Arial" w:hAnsi="Arial"/>
          <w:color w:val="000000" w:themeColor="accent1"/>
        </w:rPr>
        <w:t>Hier</w:t>
      </w:r>
      <w:r w:rsidR="003D2DB1">
        <w:rPr>
          <w:rFonts w:ascii="Arial" w:hAnsi="Arial"/>
          <w:color w:val="000000" w:themeColor="accent1"/>
        </w:rPr>
        <w:t xml:space="preserve"> </w:t>
      </w:r>
      <w:r w:rsidR="004C038F">
        <w:rPr>
          <w:rFonts w:ascii="Arial" w:hAnsi="Arial"/>
          <w:color w:val="000000" w:themeColor="accent1"/>
        </w:rPr>
        <w:t>is</w:t>
      </w:r>
      <w:r w:rsidRPr="78AA4A84">
        <w:rPr>
          <w:rFonts w:ascii="Arial" w:hAnsi="Arial"/>
          <w:color w:val="000000" w:themeColor="accent1"/>
        </w:rPr>
        <w:t xml:space="preserve"> een lijst van de features </w:t>
      </w:r>
      <w:r w:rsidR="00CE374D">
        <w:rPr>
          <w:rFonts w:ascii="Arial" w:hAnsi="Arial"/>
          <w:color w:val="000000" w:themeColor="accent1"/>
        </w:rPr>
        <w:t xml:space="preserve">geprioriteerd met de </w:t>
      </w:r>
      <w:hyperlink r:id="rId32" w:history="1">
        <w:r w:rsidRPr="004C038F">
          <w:rPr>
            <w:rStyle w:val="Hyperlink"/>
            <w:rFonts w:ascii="Arial" w:hAnsi="Arial"/>
          </w:rPr>
          <w:t xml:space="preserve">MoSCow </w:t>
        </w:r>
        <w:r w:rsidR="00CE374D" w:rsidRPr="004C038F">
          <w:rPr>
            <w:rStyle w:val="Hyperlink"/>
            <w:rFonts w:ascii="Arial" w:hAnsi="Arial"/>
          </w:rPr>
          <w:t>methode</w:t>
        </w:r>
      </w:hyperlink>
      <w:r w:rsidRPr="78AA4A84">
        <w:rPr>
          <w:rFonts w:ascii="Arial" w:hAnsi="Arial"/>
          <w:color w:val="000000" w:themeColor="accent1"/>
        </w:rPr>
        <w:t>.</w:t>
      </w:r>
      <w:r w:rsidR="00F43048" w:rsidRPr="00F43048">
        <w:rPr>
          <w:rFonts w:ascii="Arial" w:hAnsi="Arial"/>
          <w:color w:val="000000" w:themeColor="accent1"/>
          <w:vertAlign w:val="superscript"/>
        </w:rPr>
        <w:t>5</w:t>
      </w:r>
    </w:p>
    <w:tbl>
      <w:tblPr>
        <w:tblStyle w:val="TableGrid0"/>
        <w:tblW w:w="9180" w:type="dxa"/>
        <w:tblLayout w:type="fixed"/>
        <w:tblLook w:val="06A0" w:firstRow="1" w:lastRow="0" w:firstColumn="1" w:lastColumn="0" w:noHBand="1" w:noVBand="1"/>
      </w:tblPr>
      <w:tblGrid>
        <w:gridCol w:w="1129"/>
        <w:gridCol w:w="4991"/>
        <w:gridCol w:w="3060"/>
      </w:tblGrid>
      <w:tr w:rsidR="4315A616" w14:paraId="770D618E" w14:textId="77777777" w:rsidTr="007468E4">
        <w:tc>
          <w:tcPr>
            <w:tcW w:w="1129" w:type="dxa"/>
          </w:tcPr>
          <w:p w14:paraId="327B9784" w14:textId="00AF7A82" w:rsidR="4315A616" w:rsidRDefault="754C7299" w:rsidP="007468E4">
            <w:pPr>
              <w:rPr>
                <w:rFonts w:ascii="Arial" w:hAnsi="Arial"/>
                <w:color w:val="000000" w:themeColor="accent1"/>
              </w:rPr>
            </w:pPr>
            <w:r w:rsidRPr="6EA0FA74">
              <w:rPr>
                <w:rFonts w:ascii="Arial" w:hAnsi="Arial"/>
                <w:color w:val="000000" w:themeColor="accent1"/>
              </w:rPr>
              <w:t>id</w:t>
            </w:r>
          </w:p>
        </w:tc>
        <w:tc>
          <w:tcPr>
            <w:tcW w:w="4991" w:type="dxa"/>
          </w:tcPr>
          <w:p w14:paraId="3339B266" w14:textId="4A1641F5" w:rsidR="4315A616" w:rsidRDefault="754C7299" w:rsidP="007468E4">
            <w:pPr>
              <w:rPr>
                <w:rFonts w:ascii="Arial" w:hAnsi="Arial"/>
                <w:color w:val="000000" w:themeColor="accent1"/>
              </w:rPr>
            </w:pPr>
            <w:r w:rsidRPr="6EA0FA74">
              <w:rPr>
                <w:rFonts w:ascii="Arial" w:hAnsi="Arial"/>
                <w:color w:val="000000" w:themeColor="accent1"/>
              </w:rPr>
              <w:t>Beschrijving</w:t>
            </w:r>
          </w:p>
        </w:tc>
        <w:tc>
          <w:tcPr>
            <w:tcW w:w="3060" w:type="dxa"/>
          </w:tcPr>
          <w:p w14:paraId="44472047" w14:textId="301ECAC2" w:rsidR="4315A616" w:rsidRDefault="754C7299" w:rsidP="007468E4">
            <w:pPr>
              <w:rPr>
                <w:rFonts w:ascii="Arial" w:hAnsi="Arial"/>
                <w:color w:val="000000" w:themeColor="accent1"/>
              </w:rPr>
            </w:pPr>
            <w:r w:rsidRPr="6EA0FA74">
              <w:rPr>
                <w:rFonts w:ascii="Arial" w:hAnsi="Arial"/>
                <w:color w:val="000000" w:themeColor="accent1"/>
              </w:rPr>
              <w:t>Prioriteit</w:t>
            </w:r>
          </w:p>
        </w:tc>
      </w:tr>
      <w:tr w:rsidR="00CF2338" w14:paraId="18882B8E" w14:textId="77777777" w:rsidTr="007468E4">
        <w:tc>
          <w:tcPr>
            <w:tcW w:w="1129" w:type="dxa"/>
          </w:tcPr>
          <w:p w14:paraId="6C47FA50" w14:textId="5B441289" w:rsidR="00CF2338" w:rsidRPr="6EA0FA74" w:rsidRDefault="00CF2338" w:rsidP="00CF2338">
            <w:pPr>
              <w:rPr>
                <w:rFonts w:ascii="Arial" w:hAnsi="Arial"/>
                <w:color w:val="000000" w:themeColor="accent1"/>
              </w:rPr>
            </w:pPr>
            <w:r w:rsidRPr="6EA0FA74">
              <w:rPr>
                <w:rFonts w:ascii="Arial" w:hAnsi="Arial"/>
                <w:color w:val="000000" w:themeColor="accent1"/>
              </w:rPr>
              <w:t xml:space="preserve">FR </w:t>
            </w:r>
            <w:r w:rsidR="007A4998">
              <w:rPr>
                <w:rFonts w:ascii="Arial" w:hAnsi="Arial"/>
                <w:color w:val="000000" w:themeColor="accent1"/>
              </w:rPr>
              <w:t>1</w:t>
            </w:r>
          </w:p>
        </w:tc>
        <w:tc>
          <w:tcPr>
            <w:tcW w:w="4991" w:type="dxa"/>
          </w:tcPr>
          <w:p w14:paraId="205ACEE4" w14:textId="4CFB5B0C" w:rsidR="00CF2338" w:rsidRDefault="00CF2338" w:rsidP="00CF2338">
            <w:pPr>
              <w:rPr>
                <w:rFonts w:ascii="Arial" w:hAnsi="Arial"/>
                <w:color w:val="000000" w:themeColor="accent1"/>
              </w:rPr>
            </w:pPr>
            <w:r>
              <w:rPr>
                <w:rFonts w:ascii="Arial" w:hAnsi="Arial"/>
                <w:color w:val="000000" w:themeColor="accent1"/>
              </w:rPr>
              <w:t>De speler kan orthogonaal bewegen, bestuurd door de WASD-toetsen. Als de toetsen worden losgelaten stopt de speler.</w:t>
            </w:r>
          </w:p>
        </w:tc>
        <w:tc>
          <w:tcPr>
            <w:tcW w:w="3060" w:type="dxa"/>
          </w:tcPr>
          <w:p w14:paraId="56BFD62C" w14:textId="61E0B619" w:rsidR="00CF2338" w:rsidRPr="6EA0FA74" w:rsidRDefault="00CF2338" w:rsidP="00CF2338">
            <w:pPr>
              <w:rPr>
                <w:rFonts w:ascii="Arial" w:hAnsi="Arial"/>
                <w:color w:val="000000" w:themeColor="accent1"/>
              </w:rPr>
            </w:pPr>
            <w:r w:rsidRPr="6EA0FA74">
              <w:rPr>
                <w:rFonts w:ascii="Arial" w:hAnsi="Arial"/>
                <w:color w:val="000000" w:themeColor="accent1"/>
              </w:rPr>
              <w:t>M</w:t>
            </w:r>
          </w:p>
        </w:tc>
      </w:tr>
      <w:tr w:rsidR="4315A616" w14:paraId="68FB061F" w14:textId="77777777" w:rsidTr="007468E4">
        <w:tc>
          <w:tcPr>
            <w:tcW w:w="1129" w:type="dxa"/>
          </w:tcPr>
          <w:p w14:paraId="72C29922" w14:textId="5D87F460" w:rsidR="4315A616" w:rsidRDefault="754C7299" w:rsidP="007468E4">
            <w:pPr>
              <w:rPr>
                <w:rFonts w:ascii="Arial" w:hAnsi="Arial"/>
                <w:color w:val="000000" w:themeColor="accent1"/>
              </w:rPr>
            </w:pPr>
            <w:r w:rsidRPr="6EA0FA74">
              <w:rPr>
                <w:rFonts w:ascii="Arial" w:hAnsi="Arial"/>
                <w:color w:val="000000" w:themeColor="accent1"/>
              </w:rPr>
              <w:t xml:space="preserve">FR </w:t>
            </w:r>
            <w:r w:rsidR="007A4998">
              <w:rPr>
                <w:rFonts w:ascii="Arial" w:hAnsi="Arial"/>
                <w:color w:val="000000" w:themeColor="accent1"/>
              </w:rPr>
              <w:t>2</w:t>
            </w:r>
          </w:p>
        </w:tc>
        <w:tc>
          <w:tcPr>
            <w:tcW w:w="4991" w:type="dxa"/>
          </w:tcPr>
          <w:p w14:paraId="7C268295" w14:textId="755AEF35" w:rsidR="4315A616" w:rsidRDefault="008B6524" w:rsidP="007468E4">
            <w:pPr>
              <w:rPr>
                <w:rFonts w:ascii="Arial" w:hAnsi="Arial"/>
                <w:color w:val="000000" w:themeColor="accent1"/>
              </w:rPr>
            </w:pPr>
            <w:r>
              <w:rPr>
                <w:rFonts w:ascii="Arial" w:hAnsi="Arial"/>
                <w:color w:val="000000" w:themeColor="accent1"/>
              </w:rPr>
              <w:t xml:space="preserve">Er </w:t>
            </w:r>
            <w:r w:rsidR="00134B48">
              <w:rPr>
                <w:rFonts w:ascii="Arial" w:hAnsi="Arial"/>
                <w:color w:val="000000" w:themeColor="accent1"/>
              </w:rPr>
              <w:t xml:space="preserve">is een level </w:t>
            </w:r>
            <w:r w:rsidR="00CC7BA2">
              <w:rPr>
                <w:rFonts w:ascii="Arial" w:hAnsi="Arial"/>
                <w:color w:val="000000" w:themeColor="accent1"/>
              </w:rPr>
              <w:t>me</w:t>
            </w:r>
            <w:r w:rsidR="00675B7E">
              <w:rPr>
                <w:rFonts w:ascii="Arial" w:hAnsi="Arial"/>
                <w:color w:val="000000" w:themeColor="accent1"/>
              </w:rPr>
              <w:t>t</w:t>
            </w:r>
            <w:r>
              <w:rPr>
                <w:rFonts w:ascii="Arial" w:hAnsi="Arial"/>
                <w:color w:val="000000" w:themeColor="accent1"/>
              </w:rPr>
              <w:t xml:space="preserve"> muren </w:t>
            </w:r>
            <w:r w:rsidR="008F7524">
              <w:rPr>
                <w:rFonts w:ascii="Arial" w:hAnsi="Arial"/>
                <w:color w:val="000000" w:themeColor="accent1"/>
              </w:rPr>
              <w:t>en paden. De speler kan alleen over paden lopen en niet door muren.</w:t>
            </w:r>
          </w:p>
        </w:tc>
        <w:tc>
          <w:tcPr>
            <w:tcW w:w="3060" w:type="dxa"/>
          </w:tcPr>
          <w:p w14:paraId="4B22838B" w14:textId="52F844BD" w:rsidR="4315A616" w:rsidRDefault="754C7299" w:rsidP="007468E4">
            <w:pPr>
              <w:rPr>
                <w:rFonts w:ascii="Arial" w:hAnsi="Arial"/>
                <w:color w:val="000000" w:themeColor="accent1"/>
              </w:rPr>
            </w:pPr>
            <w:r w:rsidRPr="6EA0FA74">
              <w:rPr>
                <w:rFonts w:ascii="Arial" w:hAnsi="Arial"/>
                <w:color w:val="000000" w:themeColor="accent1"/>
              </w:rPr>
              <w:t>M</w:t>
            </w:r>
          </w:p>
        </w:tc>
      </w:tr>
      <w:tr w:rsidR="00CC7BA2" w14:paraId="0CE25AB6" w14:textId="77777777" w:rsidTr="007468E4">
        <w:tc>
          <w:tcPr>
            <w:tcW w:w="1129" w:type="dxa"/>
          </w:tcPr>
          <w:p w14:paraId="09CDCED0" w14:textId="43B6E236" w:rsidR="00CC7BA2" w:rsidRPr="6EA0FA74" w:rsidRDefault="007E7737" w:rsidP="007468E4">
            <w:pPr>
              <w:rPr>
                <w:rFonts w:ascii="Arial" w:hAnsi="Arial"/>
                <w:color w:val="000000" w:themeColor="accent1"/>
              </w:rPr>
            </w:pPr>
            <w:r>
              <w:rPr>
                <w:rFonts w:ascii="Arial" w:hAnsi="Arial"/>
                <w:color w:val="000000" w:themeColor="accent1"/>
              </w:rPr>
              <w:t xml:space="preserve">FR </w:t>
            </w:r>
            <w:r w:rsidR="007A4998">
              <w:rPr>
                <w:rFonts w:ascii="Arial" w:hAnsi="Arial"/>
                <w:color w:val="000000" w:themeColor="accent1"/>
              </w:rPr>
              <w:t>3</w:t>
            </w:r>
          </w:p>
        </w:tc>
        <w:tc>
          <w:tcPr>
            <w:tcW w:w="4991" w:type="dxa"/>
          </w:tcPr>
          <w:p w14:paraId="3783B45D" w14:textId="293B3CF9" w:rsidR="00CC7BA2" w:rsidRDefault="00C55B3D" w:rsidP="007468E4">
            <w:pPr>
              <w:rPr>
                <w:rFonts w:ascii="Arial" w:hAnsi="Arial"/>
                <w:color w:val="000000" w:themeColor="accent1"/>
              </w:rPr>
            </w:pPr>
            <w:r>
              <w:rPr>
                <w:rFonts w:ascii="Arial" w:hAnsi="Arial"/>
                <w:color w:val="000000" w:themeColor="accent1"/>
              </w:rPr>
              <w:t>In het level is een spawnplek waar de speler begint.</w:t>
            </w:r>
            <w:r w:rsidR="00FA6939">
              <w:rPr>
                <w:rFonts w:ascii="Arial" w:hAnsi="Arial"/>
                <w:color w:val="000000" w:themeColor="accent1"/>
              </w:rPr>
              <w:t xml:space="preserve"> Vijanden kunnen de spawnplek niet in en kunnen de speler niet vinden zolang </w:t>
            </w:r>
            <w:r w:rsidR="00300418">
              <w:rPr>
                <w:rFonts w:ascii="Arial" w:hAnsi="Arial"/>
                <w:color w:val="000000" w:themeColor="accent1"/>
              </w:rPr>
              <w:t xml:space="preserve">deze </w:t>
            </w:r>
            <w:r w:rsidR="00A92DFC">
              <w:rPr>
                <w:rFonts w:ascii="Arial" w:hAnsi="Arial"/>
                <w:color w:val="000000" w:themeColor="accent1"/>
              </w:rPr>
              <w:t xml:space="preserve">nog </w:t>
            </w:r>
            <w:r w:rsidR="00300418">
              <w:rPr>
                <w:rFonts w:ascii="Arial" w:hAnsi="Arial"/>
                <w:color w:val="000000" w:themeColor="accent1"/>
              </w:rPr>
              <w:t>in de</w:t>
            </w:r>
            <w:r w:rsidR="00FA6939">
              <w:rPr>
                <w:rFonts w:ascii="Arial" w:hAnsi="Arial"/>
                <w:color w:val="000000" w:themeColor="accent1"/>
              </w:rPr>
              <w:t xml:space="preserve"> spawnplek is.</w:t>
            </w:r>
            <w:r w:rsidR="0034397A">
              <w:rPr>
                <w:rFonts w:ascii="Arial" w:hAnsi="Arial"/>
                <w:color w:val="000000" w:themeColor="accent1"/>
              </w:rPr>
              <w:t xml:space="preserve"> De speler kan niet terug de spawnplek in.</w:t>
            </w:r>
          </w:p>
        </w:tc>
        <w:tc>
          <w:tcPr>
            <w:tcW w:w="3060" w:type="dxa"/>
          </w:tcPr>
          <w:p w14:paraId="52AB3378" w14:textId="46656BFD" w:rsidR="00CC7BA2" w:rsidRPr="6EA0FA74" w:rsidRDefault="00D238AF" w:rsidP="007468E4">
            <w:pPr>
              <w:rPr>
                <w:rFonts w:ascii="Arial" w:hAnsi="Arial"/>
                <w:color w:val="000000" w:themeColor="accent1"/>
              </w:rPr>
            </w:pPr>
            <w:r>
              <w:rPr>
                <w:rFonts w:ascii="Arial" w:hAnsi="Arial"/>
                <w:color w:val="000000" w:themeColor="accent1"/>
              </w:rPr>
              <w:t>M</w:t>
            </w:r>
          </w:p>
        </w:tc>
      </w:tr>
      <w:tr w:rsidR="4315A616" w14:paraId="31AF9CD5" w14:textId="77777777" w:rsidTr="007468E4">
        <w:tc>
          <w:tcPr>
            <w:tcW w:w="1129" w:type="dxa"/>
          </w:tcPr>
          <w:p w14:paraId="77BD66BF" w14:textId="5A111B91" w:rsidR="4315A616" w:rsidRDefault="754C7299" w:rsidP="007468E4">
            <w:pPr>
              <w:rPr>
                <w:rFonts w:ascii="Arial" w:hAnsi="Arial"/>
                <w:color w:val="000000" w:themeColor="accent1"/>
              </w:rPr>
            </w:pPr>
            <w:r w:rsidRPr="6EA0FA74">
              <w:rPr>
                <w:rFonts w:ascii="Arial" w:hAnsi="Arial"/>
                <w:color w:val="000000" w:themeColor="accent1"/>
              </w:rPr>
              <w:t xml:space="preserve">FR </w:t>
            </w:r>
            <w:r w:rsidR="007A4998">
              <w:rPr>
                <w:rFonts w:ascii="Arial" w:hAnsi="Arial"/>
                <w:color w:val="000000" w:themeColor="accent1"/>
              </w:rPr>
              <w:t>4</w:t>
            </w:r>
          </w:p>
        </w:tc>
        <w:tc>
          <w:tcPr>
            <w:tcW w:w="4991" w:type="dxa"/>
          </w:tcPr>
          <w:p w14:paraId="30887DA9" w14:textId="0E879D99" w:rsidR="4315A616" w:rsidRDefault="00EC0841" w:rsidP="007468E4">
            <w:pPr>
              <w:rPr>
                <w:rFonts w:ascii="Arial" w:hAnsi="Arial"/>
                <w:color w:val="000000" w:themeColor="accent1"/>
                <w:szCs w:val="20"/>
              </w:rPr>
            </w:pPr>
            <w:r>
              <w:rPr>
                <w:rFonts w:ascii="Arial" w:hAnsi="Arial"/>
                <w:color w:val="000000" w:themeColor="accent1"/>
                <w:szCs w:val="20"/>
              </w:rPr>
              <w:t xml:space="preserve">Er </w:t>
            </w:r>
            <w:r w:rsidR="00821771">
              <w:rPr>
                <w:rFonts w:ascii="Arial" w:hAnsi="Arial"/>
                <w:color w:val="000000" w:themeColor="accent1"/>
                <w:szCs w:val="20"/>
              </w:rPr>
              <w:t>zijn</w:t>
            </w:r>
            <w:r>
              <w:rPr>
                <w:rFonts w:ascii="Arial" w:hAnsi="Arial"/>
                <w:color w:val="000000" w:themeColor="accent1"/>
                <w:szCs w:val="20"/>
              </w:rPr>
              <w:t xml:space="preserve"> muntjes om op te pakken</w:t>
            </w:r>
            <w:r w:rsidR="00AF688C">
              <w:rPr>
                <w:rFonts w:ascii="Arial" w:hAnsi="Arial"/>
                <w:color w:val="000000" w:themeColor="accent1"/>
                <w:szCs w:val="20"/>
              </w:rPr>
              <w:t>.</w:t>
            </w:r>
            <w:r w:rsidR="00820F1D">
              <w:rPr>
                <w:rFonts w:ascii="Arial" w:hAnsi="Arial"/>
                <w:color w:val="000000" w:themeColor="accent1"/>
                <w:szCs w:val="20"/>
              </w:rPr>
              <w:t xml:space="preserve"> Bij het oppakken van een muntje scoort de speler 1 punt. Het muntje verdwijnt</w:t>
            </w:r>
            <w:r w:rsidR="00760472">
              <w:rPr>
                <w:rFonts w:ascii="Arial" w:hAnsi="Arial"/>
                <w:color w:val="000000" w:themeColor="accent1"/>
                <w:szCs w:val="20"/>
              </w:rPr>
              <w:t xml:space="preserve"> dan</w:t>
            </w:r>
            <w:r w:rsidR="00820F1D">
              <w:rPr>
                <w:rFonts w:ascii="Arial" w:hAnsi="Arial"/>
                <w:color w:val="000000" w:themeColor="accent1"/>
                <w:szCs w:val="20"/>
              </w:rPr>
              <w:t>.</w:t>
            </w:r>
          </w:p>
        </w:tc>
        <w:tc>
          <w:tcPr>
            <w:tcW w:w="3060" w:type="dxa"/>
          </w:tcPr>
          <w:p w14:paraId="197F6EBD" w14:textId="14D83DB8" w:rsidR="4315A616" w:rsidRDefault="754C7299" w:rsidP="007468E4">
            <w:pPr>
              <w:rPr>
                <w:rFonts w:ascii="Arial" w:hAnsi="Arial"/>
                <w:color w:val="000000" w:themeColor="accent1"/>
              </w:rPr>
            </w:pPr>
            <w:r w:rsidRPr="6EA0FA74">
              <w:rPr>
                <w:rFonts w:ascii="Arial" w:hAnsi="Arial"/>
                <w:color w:val="000000" w:themeColor="accent1"/>
              </w:rPr>
              <w:t>M</w:t>
            </w:r>
          </w:p>
        </w:tc>
      </w:tr>
      <w:tr w:rsidR="000C4CB7" w14:paraId="2DBA1822" w14:textId="77777777" w:rsidTr="007468E4">
        <w:tc>
          <w:tcPr>
            <w:tcW w:w="1129" w:type="dxa"/>
          </w:tcPr>
          <w:p w14:paraId="04D9A3AF" w14:textId="5D5B5D5F" w:rsidR="000C4CB7" w:rsidRPr="6EA0FA74" w:rsidRDefault="00130F88" w:rsidP="007468E4">
            <w:pPr>
              <w:rPr>
                <w:rFonts w:ascii="Arial" w:hAnsi="Arial"/>
                <w:color w:val="000000" w:themeColor="accent1"/>
              </w:rPr>
            </w:pPr>
            <w:r>
              <w:rPr>
                <w:rFonts w:ascii="Arial" w:hAnsi="Arial"/>
                <w:color w:val="000000" w:themeColor="accent1"/>
              </w:rPr>
              <w:t xml:space="preserve">FR </w:t>
            </w:r>
            <w:r w:rsidR="007A4998">
              <w:rPr>
                <w:rFonts w:ascii="Arial" w:hAnsi="Arial"/>
                <w:color w:val="000000" w:themeColor="accent1"/>
              </w:rPr>
              <w:t>5</w:t>
            </w:r>
          </w:p>
        </w:tc>
        <w:tc>
          <w:tcPr>
            <w:tcW w:w="4991" w:type="dxa"/>
          </w:tcPr>
          <w:p w14:paraId="2C692ADF" w14:textId="31E1EC2D" w:rsidR="000C4CB7" w:rsidRPr="007E7737" w:rsidRDefault="000C4CB7" w:rsidP="007468E4">
            <w:r>
              <w:t xml:space="preserve">Er liggen aan het begin van het spel 5? muntjes </w:t>
            </w:r>
            <w:r w:rsidR="00821771">
              <w:t xml:space="preserve">willekeurig </w:t>
            </w:r>
            <w:r>
              <w:t xml:space="preserve">verspreid in het level. </w:t>
            </w:r>
            <w:r w:rsidR="00821771">
              <w:t>Er komt elke 10? seconden een nieuw muntje bij.</w:t>
            </w:r>
            <w:r w:rsidR="006E7D13">
              <w:t xml:space="preserve"> Er zijn nooit meer dan 10 muntjes in het spel.</w:t>
            </w:r>
          </w:p>
        </w:tc>
        <w:tc>
          <w:tcPr>
            <w:tcW w:w="3060" w:type="dxa"/>
          </w:tcPr>
          <w:p w14:paraId="599E6CA0" w14:textId="4E1BE6CD" w:rsidR="000C4CB7" w:rsidRPr="6EA0FA74" w:rsidRDefault="0021768C" w:rsidP="007468E4">
            <w:pPr>
              <w:rPr>
                <w:rFonts w:ascii="Arial" w:hAnsi="Arial"/>
                <w:color w:val="000000" w:themeColor="accent1"/>
              </w:rPr>
            </w:pPr>
            <w:r>
              <w:rPr>
                <w:rFonts w:ascii="Arial" w:hAnsi="Arial"/>
                <w:color w:val="000000" w:themeColor="accent1"/>
              </w:rPr>
              <w:t>M</w:t>
            </w:r>
          </w:p>
        </w:tc>
      </w:tr>
      <w:tr w:rsidR="4315A616" w14:paraId="41D03586" w14:textId="77777777" w:rsidTr="007468E4">
        <w:tc>
          <w:tcPr>
            <w:tcW w:w="1129" w:type="dxa"/>
          </w:tcPr>
          <w:p w14:paraId="785813A3" w14:textId="1519DB3C" w:rsidR="4315A616" w:rsidRDefault="754C7299" w:rsidP="007468E4">
            <w:pPr>
              <w:rPr>
                <w:rFonts w:ascii="Arial" w:hAnsi="Arial"/>
                <w:color w:val="000000" w:themeColor="accent1"/>
              </w:rPr>
            </w:pPr>
            <w:r w:rsidRPr="6EA0FA74">
              <w:rPr>
                <w:rFonts w:ascii="Arial" w:hAnsi="Arial"/>
                <w:color w:val="000000" w:themeColor="accent1"/>
              </w:rPr>
              <w:t xml:space="preserve">FR </w:t>
            </w:r>
            <w:r w:rsidR="007A4998">
              <w:rPr>
                <w:rFonts w:ascii="Arial" w:hAnsi="Arial"/>
                <w:color w:val="000000" w:themeColor="accent1"/>
              </w:rPr>
              <w:t>6</w:t>
            </w:r>
          </w:p>
        </w:tc>
        <w:tc>
          <w:tcPr>
            <w:tcW w:w="4991" w:type="dxa"/>
          </w:tcPr>
          <w:p w14:paraId="66C98910" w14:textId="6C78702C" w:rsidR="4315A616" w:rsidRDefault="00EC0841" w:rsidP="007468E4">
            <w:pPr>
              <w:rPr>
                <w:rFonts w:ascii="Arial" w:hAnsi="Arial"/>
                <w:color w:val="000000" w:themeColor="accent1"/>
                <w:szCs w:val="20"/>
              </w:rPr>
            </w:pPr>
            <w:r>
              <w:rPr>
                <w:rFonts w:ascii="Arial" w:hAnsi="Arial"/>
                <w:color w:val="000000" w:themeColor="accent1"/>
                <w:szCs w:val="20"/>
              </w:rPr>
              <w:t>Er is een scoreteller</w:t>
            </w:r>
            <w:r w:rsidR="00832ACC">
              <w:rPr>
                <w:rFonts w:ascii="Arial" w:hAnsi="Arial"/>
                <w:color w:val="000000" w:themeColor="accent1"/>
                <w:szCs w:val="20"/>
              </w:rPr>
              <w:t xml:space="preserve"> en hitpoint-meter</w:t>
            </w:r>
            <w:r>
              <w:rPr>
                <w:rFonts w:ascii="Arial" w:hAnsi="Arial"/>
                <w:color w:val="000000" w:themeColor="accent1"/>
                <w:szCs w:val="20"/>
              </w:rPr>
              <w:t xml:space="preserve"> </w:t>
            </w:r>
            <w:r w:rsidR="00622577">
              <w:rPr>
                <w:rFonts w:ascii="Arial" w:hAnsi="Arial"/>
                <w:color w:val="000000" w:themeColor="accent1"/>
                <w:szCs w:val="20"/>
              </w:rPr>
              <w:t>boven</w:t>
            </w:r>
            <w:r>
              <w:rPr>
                <w:rFonts w:ascii="Arial" w:hAnsi="Arial"/>
                <w:color w:val="000000" w:themeColor="accent1"/>
                <w:szCs w:val="20"/>
              </w:rPr>
              <w:t>in het scherm.</w:t>
            </w:r>
          </w:p>
        </w:tc>
        <w:tc>
          <w:tcPr>
            <w:tcW w:w="3060" w:type="dxa"/>
          </w:tcPr>
          <w:p w14:paraId="2447CB76" w14:textId="5E773C0E" w:rsidR="4315A616" w:rsidRDefault="754C7299" w:rsidP="007468E4">
            <w:pPr>
              <w:rPr>
                <w:rFonts w:ascii="Arial" w:hAnsi="Arial"/>
                <w:color w:val="000000" w:themeColor="accent1"/>
              </w:rPr>
            </w:pPr>
            <w:r w:rsidRPr="6EA0FA74">
              <w:rPr>
                <w:rFonts w:ascii="Arial" w:hAnsi="Arial"/>
                <w:color w:val="000000" w:themeColor="accent1"/>
              </w:rPr>
              <w:t>M</w:t>
            </w:r>
          </w:p>
        </w:tc>
      </w:tr>
      <w:tr w:rsidR="00B04CAA" w14:paraId="0E090395" w14:textId="77777777" w:rsidTr="007468E4">
        <w:tc>
          <w:tcPr>
            <w:tcW w:w="1129" w:type="dxa"/>
          </w:tcPr>
          <w:p w14:paraId="6C4B4E25" w14:textId="1BFC387C" w:rsidR="00B04CAA" w:rsidRPr="6EA0FA74" w:rsidRDefault="002E7468" w:rsidP="007468E4">
            <w:pPr>
              <w:rPr>
                <w:rFonts w:ascii="Arial" w:hAnsi="Arial"/>
                <w:color w:val="000000" w:themeColor="accent1"/>
              </w:rPr>
            </w:pPr>
            <w:r>
              <w:rPr>
                <w:rFonts w:ascii="Arial" w:hAnsi="Arial"/>
                <w:color w:val="000000" w:themeColor="accent1"/>
              </w:rPr>
              <w:t xml:space="preserve">FR </w:t>
            </w:r>
            <w:r w:rsidR="007A4998">
              <w:rPr>
                <w:rFonts w:ascii="Arial" w:hAnsi="Arial"/>
                <w:color w:val="000000" w:themeColor="accent1"/>
              </w:rPr>
              <w:t>7</w:t>
            </w:r>
          </w:p>
        </w:tc>
        <w:tc>
          <w:tcPr>
            <w:tcW w:w="4991" w:type="dxa"/>
          </w:tcPr>
          <w:p w14:paraId="2001CD7E" w14:textId="48EE9B8A" w:rsidR="00B04CAA" w:rsidRDefault="000703EA" w:rsidP="007468E4">
            <w:pPr>
              <w:rPr>
                <w:rFonts w:ascii="Arial" w:hAnsi="Arial"/>
                <w:color w:val="000000" w:themeColor="accent1"/>
                <w:szCs w:val="20"/>
              </w:rPr>
            </w:pPr>
            <w:r>
              <w:rPr>
                <w:rFonts w:ascii="Arial" w:hAnsi="Arial"/>
                <w:color w:val="000000" w:themeColor="accent1"/>
                <w:szCs w:val="20"/>
              </w:rPr>
              <w:t xml:space="preserve">Er zit </w:t>
            </w:r>
            <w:r w:rsidR="004E5E1E">
              <w:rPr>
                <w:rFonts w:ascii="Arial" w:hAnsi="Arial"/>
                <w:color w:val="000000" w:themeColor="accent1"/>
                <w:szCs w:val="20"/>
              </w:rPr>
              <w:t xml:space="preserve">een simpele </w:t>
            </w:r>
            <w:r>
              <w:rPr>
                <w:rFonts w:ascii="Arial" w:hAnsi="Arial"/>
                <w:color w:val="000000" w:themeColor="accent1"/>
                <w:szCs w:val="20"/>
              </w:rPr>
              <w:t>vijand in het spel</w:t>
            </w:r>
            <w:r w:rsidR="004E5E1E">
              <w:rPr>
                <w:rFonts w:ascii="Arial" w:hAnsi="Arial"/>
                <w:color w:val="000000" w:themeColor="accent1"/>
                <w:szCs w:val="20"/>
              </w:rPr>
              <w:t xml:space="preserve">: de </w:t>
            </w:r>
            <w:r w:rsidR="004E5E1E" w:rsidRPr="00130F88">
              <w:rPr>
                <w:rFonts w:ascii="Arial" w:hAnsi="Arial"/>
                <w:color w:val="000000" w:themeColor="accent1"/>
                <w:szCs w:val="20"/>
              </w:rPr>
              <w:t>cirkelzaag</w:t>
            </w:r>
            <w:r w:rsidR="004E5E1E">
              <w:rPr>
                <w:rFonts w:ascii="Arial" w:hAnsi="Arial"/>
                <w:color w:val="000000" w:themeColor="accent1"/>
                <w:szCs w:val="20"/>
              </w:rPr>
              <w:t xml:space="preserve">. Deze beweegt </w:t>
            </w:r>
            <w:r w:rsidR="00581724">
              <w:rPr>
                <w:rFonts w:ascii="Arial" w:hAnsi="Arial"/>
                <w:color w:val="000000" w:themeColor="accent1"/>
                <w:szCs w:val="20"/>
              </w:rPr>
              <w:t>continue</w:t>
            </w:r>
            <w:r w:rsidR="00AE781E">
              <w:rPr>
                <w:rFonts w:ascii="Arial" w:hAnsi="Arial"/>
                <w:color w:val="000000" w:themeColor="accent1"/>
                <w:szCs w:val="20"/>
              </w:rPr>
              <w:t xml:space="preserve"> en gaat altijd linksaf als dat kan. Als hij de speler aanraakt </w:t>
            </w:r>
            <w:r w:rsidR="00DD6509">
              <w:rPr>
                <w:rFonts w:ascii="Arial" w:hAnsi="Arial"/>
                <w:color w:val="000000" w:themeColor="accent1"/>
                <w:szCs w:val="20"/>
              </w:rPr>
              <w:t>krijgt deze schade</w:t>
            </w:r>
            <w:r w:rsidR="00AE781E">
              <w:rPr>
                <w:rFonts w:ascii="Arial" w:hAnsi="Arial"/>
                <w:color w:val="000000" w:themeColor="accent1"/>
                <w:szCs w:val="20"/>
              </w:rPr>
              <w:t>.</w:t>
            </w:r>
          </w:p>
        </w:tc>
        <w:tc>
          <w:tcPr>
            <w:tcW w:w="3060" w:type="dxa"/>
          </w:tcPr>
          <w:p w14:paraId="00350B8E" w14:textId="2A985B0F" w:rsidR="00B04CAA" w:rsidRPr="6EA0FA74" w:rsidRDefault="000703EA" w:rsidP="007468E4">
            <w:pPr>
              <w:rPr>
                <w:rFonts w:ascii="Arial" w:hAnsi="Arial"/>
                <w:color w:val="000000" w:themeColor="accent1"/>
              </w:rPr>
            </w:pPr>
            <w:r>
              <w:rPr>
                <w:rFonts w:ascii="Arial" w:hAnsi="Arial"/>
                <w:color w:val="000000" w:themeColor="accent1"/>
              </w:rPr>
              <w:t>M</w:t>
            </w:r>
          </w:p>
        </w:tc>
      </w:tr>
      <w:tr w:rsidR="00EF43F2" w14:paraId="08F3BD34" w14:textId="77777777" w:rsidTr="007468E4">
        <w:tc>
          <w:tcPr>
            <w:tcW w:w="1129" w:type="dxa"/>
          </w:tcPr>
          <w:p w14:paraId="0C4551DB" w14:textId="360F9C8D" w:rsidR="00EF43F2" w:rsidRDefault="00EF43F2" w:rsidP="00EF43F2">
            <w:pPr>
              <w:rPr>
                <w:rFonts w:ascii="Arial" w:hAnsi="Arial"/>
                <w:color w:val="000000" w:themeColor="accent1"/>
              </w:rPr>
            </w:pPr>
            <w:r>
              <w:rPr>
                <w:rFonts w:ascii="Arial" w:hAnsi="Arial"/>
                <w:color w:val="000000" w:themeColor="accent1"/>
              </w:rPr>
              <w:t xml:space="preserve">FR </w:t>
            </w:r>
            <w:r w:rsidR="007A4998">
              <w:rPr>
                <w:rFonts w:ascii="Arial" w:hAnsi="Arial"/>
                <w:color w:val="000000" w:themeColor="accent1"/>
              </w:rPr>
              <w:t>8</w:t>
            </w:r>
          </w:p>
        </w:tc>
        <w:tc>
          <w:tcPr>
            <w:tcW w:w="4991" w:type="dxa"/>
          </w:tcPr>
          <w:p w14:paraId="3F5D69E4" w14:textId="77777777" w:rsidR="00EF43F2" w:rsidRDefault="00EF43F2" w:rsidP="00EF43F2">
            <w:pPr>
              <w:rPr>
                <w:rFonts w:ascii="Arial" w:hAnsi="Arial"/>
                <w:color w:val="000000" w:themeColor="accent1"/>
                <w:szCs w:val="20"/>
              </w:rPr>
            </w:pPr>
            <w:r>
              <w:rPr>
                <w:rFonts w:ascii="Arial" w:hAnsi="Arial"/>
                <w:color w:val="000000" w:themeColor="accent1"/>
                <w:szCs w:val="20"/>
              </w:rPr>
              <w:t>De speler heeft 100? hitpoints. Een aanraking met een vijand zorgt dat hier een gedeelte vanaf gaat. Hierna is de speler 5? seconden onkwetsbaar.</w:t>
            </w:r>
          </w:p>
          <w:p w14:paraId="5A62066A" w14:textId="7DB42CBC" w:rsidR="00EF43F2" w:rsidRDefault="00EF43F2" w:rsidP="00EF43F2">
            <w:pPr>
              <w:rPr>
                <w:rFonts w:ascii="Arial" w:hAnsi="Arial"/>
                <w:color w:val="000000" w:themeColor="accent1"/>
                <w:szCs w:val="20"/>
              </w:rPr>
            </w:pPr>
            <w:r>
              <w:rPr>
                <w:rFonts w:ascii="Arial" w:hAnsi="Arial"/>
                <w:color w:val="000000" w:themeColor="accent1"/>
                <w:szCs w:val="20"/>
              </w:rPr>
              <w:t>Als de hitpoints op zijn is de speler game-over.</w:t>
            </w:r>
          </w:p>
        </w:tc>
        <w:tc>
          <w:tcPr>
            <w:tcW w:w="3060" w:type="dxa"/>
          </w:tcPr>
          <w:p w14:paraId="7D9CF1C3" w14:textId="0425317F" w:rsidR="00EF43F2" w:rsidRDefault="00EF43F2" w:rsidP="00EF43F2">
            <w:pPr>
              <w:rPr>
                <w:rFonts w:ascii="Arial" w:hAnsi="Arial"/>
                <w:color w:val="000000" w:themeColor="accent1"/>
              </w:rPr>
            </w:pPr>
            <w:r>
              <w:rPr>
                <w:rFonts w:ascii="Arial" w:hAnsi="Arial"/>
                <w:color w:val="000000" w:themeColor="accent1"/>
              </w:rPr>
              <w:t>M</w:t>
            </w:r>
          </w:p>
        </w:tc>
      </w:tr>
      <w:tr w:rsidR="00CC657B" w14:paraId="26CF1DA7" w14:textId="77777777" w:rsidTr="007468E4">
        <w:tc>
          <w:tcPr>
            <w:tcW w:w="1129" w:type="dxa"/>
          </w:tcPr>
          <w:p w14:paraId="6AEF9343" w14:textId="0FF5AD36" w:rsidR="00CC657B" w:rsidRDefault="00413602" w:rsidP="007468E4">
            <w:pPr>
              <w:rPr>
                <w:rFonts w:ascii="Arial" w:hAnsi="Arial"/>
                <w:color w:val="000000" w:themeColor="accent1"/>
              </w:rPr>
            </w:pPr>
            <w:r>
              <w:rPr>
                <w:rFonts w:ascii="Arial" w:hAnsi="Arial"/>
                <w:color w:val="000000" w:themeColor="accent1"/>
              </w:rPr>
              <w:t xml:space="preserve">FR </w:t>
            </w:r>
            <w:r w:rsidR="007A4998">
              <w:rPr>
                <w:rFonts w:ascii="Arial" w:hAnsi="Arial"/>
                <w:color w:val="000000" w:themeColor="accent1"/>
              </w:rPr>
              <w:t>9</w:t>
            </w:r>
          </w:p>
        </w:tc>
        <w:tc>
          <w:tcPr>
            <w:tcW w:w="4991" w:type="dxa"/>
          </w:tcPr>
          <w:p w14:paraId="03F1706C" w14:textId="4AFEB8CE" w:rsidR="00CC657B" w:rsidRDefault="00413602" w:rsidP="007468E4">
            <w:pPr>
              <w:rPr>
                <w:rFonts w:ascii="Arial" w:hAnsi="Arial"/>
                <w:color w:val="000000" w:themeColor="accent1"/>
                <w:szCs w:val="20"/>
              </w:rPr>
            </w:pPr>
            <w:r>
              <w:rPr>
                <w:rFonts w:ascii="Arial" w:hAnsi="Arial"/>
                <w:color w:val="000000" w:themeColor="accent1"/>
                <w:szCs w:val="20"/>
              </w:rPr>
              <w:t>Het spel heeft een toenemende moeilijkheid. Bij elke 10</w:t>
            </w:r>
            <w:r w:rsidR="001D2C02">
              <w:rPr>
                <w:rFonts w:ascii="Arial" w:hAnsi="Arial"/>
                <w:color w:val="000000" w:themeColor="accent1"/>
                <w:szCs w:val="20"/>
              </w:rPr>
              <w:t>?</w:t>
            </w:r>
            <w:r>
              <w:rPr>
                <w:rFonts w:ascii="Arial" w:hAnsi="Arial"/>
                <w:color w:val="000000" w:themeColor="accent1"/>
                <w:szCs w:val="20"/>
              </w:rPr>
              <w:t xml:space="preserve"> </w:t>
            </w:r>
            <w:r w:rsidR="00701809">
              <w:rPr>
                <w:rFonts w:ascii="Arial" w:hAnsi="Arial"/>
                <w:color w:val="000000" w:themeColor="accent1"/>
                <w:szCs w:val="20"/>
              </w:rPr>
              <w:t xml:space="preserve">opgepakte </w:t>
            </w:r>
            <w:r>
              <w:rPr>
                <w:rFonts w:ascii="Arial" w:hAnsi="Arial"/>
                <w:color w:val="000000" w:themeColor="accent1"/>
                <w:szCs w:val="20"/>
              </w:rPr>
              <w:t xml:space="preserve">muntjes </w:t>
            </w:r>
            <w:r w:rsidR="00450CDC">
              <w:rPr>
                <w:rFonts w:ascii="Arial" w:hAnsi="Arial"/>
                <w:color w:val="000000" w:themeColor="accent1"/>
                <w:szCs w:val="20"/>
              </w:rPr>
              <w:t>spawnt er een extra vijand</w:t>
            </w:r>
            <w:r w:rsidR="00240E9D">
              <w:rPr>
                <w:rFonts w:ascii="Arial" w:hAnsi="Arial"/>
                <w:color w:val="000000" w:themeColor="accent1"/>
                <w:szCs w:val="20"/>
              </w:rPr>
              <w:t xml:space="preserve">. </w:t>
            </w:r>
          </w:p>
        </w:tc>
        <w:tc>
          <w:tcPr>
            <w:tcW w:w="3060" w:type="dxa"/>
          </w:tcPr>
          <w:p w14:paraId="6072951B" w14:textId="1A6D1587" w:rsidR="00CC657B" w:rsidRDefault="00413602" w:rsidP="007468E4">
            <w:pPr>
              <w:rPr>
                <w:rFonts w:ascii="Arial" w:hAnsi="Arial"/>
                <w:color w:val="000000" w:themeColor="accent1"/>
              </w:rPr>
            </w:pPr>
            <w:r>
              <w:rPr>
                <w:rFonts w:ascii="Arial" w:hAnsi="Arial"/>
                <w:color w:val="000000" w:themeColor="accent1"/>
              </w:rPr>
              <w:t>S</w:t>
            </w:r>
          </w:p>
        </w:tc>
      </w:tr>
      <w:tr w:rsidR="00C01A7E" w14:paraId="447F2E4B" w14:textId="77777777" w:rsidTr="007468E4">
        <w:tc>
          <w:tcPr>
            <w:tcW w:w="1129" w:type="dxa"/>
          </w:tcPr>
          <w:p w14:paraId="65669C0F" w14:textId="0189737A" w:rsidR="00C01A7E" w:rsidRDefault="006F1381" w:rsidP="007468E4">
            <w:pPr>
              <w:rPr>
                <w:rFonts w:ascii="Arial" w:hAnsi="Arial"/>
                <w:color w:val="000000" w:themeColor="accent1"/>
              </w:rPr>
            </w:pPr>
            <w:r>
              <w:rPr>
                <w:rFonts w:ascii="Arial" w:hAnsi="Arial"/>
                <w:color w:val="000000" w:themeColor="accent1"/>
              </w:rPr>
              <w:t>FR</w:t>
            </w:r>
            <w:r w:rsidR="00130F88">
              <w:rPr>
                <w:rFonts w:ascii="Arial" w:hAnsi="Arial"/>
                <w:color w:val="000000" w:themeColor="accent1"/>
              </w:rPr>
              <w:t xml:space="preserve"> </w:t>
            </w:r>
            <w:r w:rsidR="007A4998">
              <w:rPr>
                <w:rFonts w:ascii="Arial" w:hAnsi="Arial"/>
                <w:color w:val="000000" w:themeColor="accent1"/>
              </w:rPr>
              <w:t>10</w:t>
            </w:r>
          </w:p>
        </w:tc>
        <w:tc>
          <w:tcPr>
            <w:tcW w:w="4991" w:type="dxa"/>
          </w:tcPr>
          <w:p w14:paraId="2C7DEA14" w14:textId="0BF7CCA5" w:rsidR="00C01A7E" w:rsidRDefault="006F1381" w:rsidP="007468E4">
            <w:pPr>
              <w:rPr>
                <w:rFonts w:ascii="Arial" w:hAnsi="Arial"/>
                <w:color w:val="000000" w:themeColor="accent1"/>
                <w:szCs w:val="20"/>
              </w:rPr>
            </w:pPr>
            <w:r>
              <w:rPr>
                <w:rFonts w:ascii="Arial" w:hAnsi="Arial"/>
                <w:color w:val="000000" w:themeColor="accent1"/>
                <w:szCs w:val="20"/>
              </w:rPr>
              <w:t xml:space="preserve">Er </w:t>
            </w:r>
            <w:r w:rsidR="006A41E5">
              <w:rPr>
                <w:rFonts w:ascii="Arial" w:hAnsi="Arial"/>
                <w:color w:val="000000" w:themeColor="accent1"/>
                <w:szCs w:val="20"/>
              </w:rPr>
              <w:t>zitten zombies in het spel.</w:t>
            </w:r>
            <w:r w:rsidR="0065552F">
              <w:rPr>
                <w:rFonts w:ascii="Arial" w:hAnsi="Arial"/>
                <w:color w:val="000000" w:themeColor="accent1"/>
                <w:szCs w:val="20"/>
              </w:rPr>
              <w:t xml:space="preserve"> Zombies spawnen op specifieke plaatsen in het level w</w:t>
            </w:r>
            <w:r w:rsidR="005240BC">
              <w:rPr>
                <w:rFonts w:ascii="Arial" w:hAnsi="Arial"/>
                <w:color w:val="000000" w:themeColor="accent1"/>
                <w:szCs w:val="20"/>
              </w:rPr>
              <w:t>anneer de moelijkheidsgraad omhoog gaat.</w:t>
            </w:r>
            <w:r>
              <w:rPr>
                <w:rFonts w:ascii="Arial" w:hAnsi="Arial"/>
                <w:color w:val="000000" w:themeColor="accent1"/>
                <w:szCs w:val="20"/>
              </w:rPr>
              <w:t xml:space="preserve"> Zombies </w:t>
            </w:r>
            <w:r w:rsidR="002B7054">
              <w:rPr>
                <w:rFonts w:ascii="Arial" w:hAnsi="Arial"/>
                <w:color w:val="000000" w:themeColor="accent1"/>
                <w:szCs w:val="20"/>
              </w:rPr>
              <w:t>kunnen niet door muren en navigeren door het level</w:t>
            </w:r>
            <w:r w:rsidR="00AB78BB">
              <w:rPr>
                <w:rFonts w:ascii="Arial" w:hAnsi="Arial"/>
                <w:color w:val="000000" w:themeColor="accent1"/>
                <w:szCs w:val="20"/>
              </w:rPr>
              <w:t xml:space="preserve"> richting de speler. De speler gaat dood bij aanraking.</w:t>
            </w:r>
            <w:r w:rsidR="004D47D8">
              <w:rPr>
                <w:rFonts w:ascii="Arial" w:hAnsi="Arial"/>
                <w:color w:val="000000" w:themeColor="accent1"/>
                <w:szCs w:val="20"/>
              </w:rPr>
              <w:br/>
              <w:t>Zombies klompen niet samen bij het achtervolgen van de speler.</w:t>
            </w:r>
            <w:r w:rsidR="003F173C">
              <w:rPr>
                <w:rFonts w:ascii="Arial" w:hAnsi="Arial"/>
                <w:color w:val="000000" w:themeColor="accent1"/>
                <w:szCs w:val="20"/>
              </w:rPr>
              <w:t xml:space="preserve"> Wanneer ze de speler niet kunnen zien/vinden bewegen ze willekeurig.</w:t>
            </w:r>
          </w:p>
        </w:tc>
        <w:tc>
          <w:tcPr>
            <w:tcW w:w="3060" w:type="dxa"/>
          </w:tcPr>
          <w:p w14:paraId="7589DA0D" w14:textId="39735B9C" w:rsidR="00C01A7E" w:rsidRDefault="004D47D8" w:rsidP="007468E4">
            <w:pPr>
              <w:rPr>
                <w:rFonts w:ascii="Arial" w:hAnsi="Arial"/>
                <w:color w:val="000000" w:themeColor="accent1"/>
              </w:rPr>
            </w:pPr>
            <w:r>
              <w:rPr>
                <w:rFonts w:ascii="Arial" w:hAnsi="Arial"/>
                <w:color w:val="000000" w:themeColor="accent1"/>
              </w:rPr>
              <w:t>S</w:t>
            </w:r>
          </w:p>
        </w:tc>
      </w:tr>
      <w:tr w:rsidR="00DA6AA7" w14:paraId="266A6C85" w14:textId="77777777" w:rsidTr="007468E4">
        <w:tc>
          <w:tcPr>
            <w:tcW w:w="1129" w:type="dxa"/>
          </w:tcPr>
          <w:p w14:paraId="037C5842" w14:textId="079E1F06" w:rsidR="00DA6AA7" w:rsidRDefault="006A41E5" w:rsidP="007468E4">
            <w:pPr>
              <w:rPr>
                <w:rFonts w:ascii="Arial" w:hAnsi="Arial"/>
                <w:color w:val="000000" w:themeColor="accent1"/>
              </w:rPr>
            </w:pPr>
            <w:r>
              <w:rPr>
                <w:rFonts w:ascii="Arial" w:hAnsi="Arial"/>
                <w:color w:val="000000" w:themeColor="accent1"/>
              </w:rPr>
              <w:t>FR</w:t>
            </w:r>
            <w:r w:rsidR="00130F88">
              <w:rPr>
                <w:rFonts w:ascii="Arial" w:hAnsi="Arial"/>
                <w:color w:val="000000" w:themeColor="accent1"/>
              </w:rPr>
              <w:t xml:space="preserve"> </w:t>
            </w:r>
            <w:r w:rsidR="007A4998">
              <w:rPr>
                <w:rFonts w:ascii="Arial" w:hAnsi="Arial"/>
                <w:color w:val="000000" w:themeColor="accent1"/>
              </w:rPr>
              <w:t>11</w:t>
            </w:r>
          </w:p>
        </w:tc>
        <w:tc>
          <w:tcPr>
            <w:tcW w:w="4991" w:type="dxa"/>
          </w:tcPr>
          <w:p w14:paraId="54529958" w14:textId="2B198172" w:rsidR="00DA6AA7" w:rsidRDefault="006A41E5" w:rsidP="007468E4">
            <w:r>
              <w:t xml:space="preserve">Er zit </w:t>
            </w:r>
            <w:r w:rsidR="005240BC">
              <w:t>een spook in het spel. Het spook negeert muren en volgt de speler langzaam</w:t>
            </w:r>
            <w:r w:rsidR="00FB57F7">
              <w:t>. Aanraking doodt de speler.</w:t>
            </w:r>
          </w:p>
        </w:tc>
        <w:tc>
          <w:tcPr>
            <w:tcW w:w="3060" w:type="dxa"/>
          </w:tcPr>
          <w:p w14:paraId="7FD195BD" w14:textId="0C87ADD6" w:rsidR="00DA6AA7" w:rsidRDefault="00FB57F7" w:rsidP="007468E4">
            <w:pPr>
              <w:rPr>
                <w:rFonts w:ascii="Arial" w:hAnsi="Arial"/>
                <w:color w:val="000000" w:themeColor="accent1"/>
              </w:rPr>
            </w:pPr>
            <w:r>
              <w:rPr>
                <w:rFonts w:ascii="Arial" w:hAnsi="Arial"/>
                <w:color w:val="000000" w:themeColor="accent1"/>
              </w:rPr>
              <w:t>S</w:t>
            </w:r>
          </w:p>
        </w:tc>
      </w:tr>
      <w:tr w:rsidR="00DA6AA7" w14:paraId="6D044F18" w14:textId="77777777" w:rsidTr="007468E4">
        <w:tc>
          <w:tcPr>
            <w:tcW w:w="1129" w:type="dxa"/>
          </w:tcPr>
          <w:p w14:paraId="6DB4AF2A" w14:textId="4C3C219F" w:rsidR="00DA6AA7" w:rsidRDefault="008A5CA9" w:rsidP="007468E4">
            <w:pPr>
              <w:rPr>
                <w:rFonts w:ascii="Arial" w:hAnsi="Arial"/>
                <w:color w:val="000000" w:themeColor="accent1"/>
              </w:rPr>
            </w:pPr>
            <w:r>
              <w:rPr>
                <w:rFonts w:ascii="Arial" w:hAnsi="Arial"/>
                <w:color w:val="000000" w:themeColor="accent1"/>
              </w:rPr>
              <w:t>FR</w:t>
            </w:r>
            <w:r w:rsidR="00130F88">
              <w:rPr>
                <w:rFonts w:ascii="Arial" w:hAnsi="Arial"/>
                <w:color w:val="000000" w:themeColor="accent1"/>
              </w:rPr>
              <w:t xml:space="preserve"> </w:t>
            </w:r>
            <w:r w:rsidR="007A4998">
              <w:rPr>
                <w:rFonts w:ascii="Arial" w:hAnsi="Arial"/>
                <w:color w:val="000000" w:themeColor="accent1"/>
              </w:rPr>
              <w:t>12</w:t>
            </w:r>
          </w:p>
        </w:tc>
        <w:tc>
          <w:tcPr>
            <w:tcW w:w="4991" w:type="dxa"/>
          </w:tcPr>
          <w:p w14:paraId="47B0BF24" w14:textId="18E97280" w:rsidR="00DA6AA7" w:rsidRDefault="008A5CA9" w:rsidP="007468E4">
            <w:r>
              <w:t xml:space="preserve">Wanneer </w:t>
            </w:r>
            <w:r w:rsidR="0056685F">
              <w:t>twee toetsen tegelijk worden ingedrukt</w:t>
            </w:r>
            <w:r w:rsidR="0016408C">
              <w:t xml:space="preserve"> </w:t>
            </w:r>
            <w:r w:rsidR="004F45ED">
              <w:t xml:space="preserve">krijgt </w:t>
            </w:r>
            <w:r w:rsidR="0016408C">
              <w:t xml:space="preserve">de laatst </w:t>
            </w:r>
            <w:r w:rsidR="004F45ED">
              <w:t>aangegeven richting prioriteit</w:t>
            </w:r>
            <w:r w:rsidR="0016408C">
              <w:t>, behalve</w:t>
            </w:r>
            <w:r w:rsidR="002D5343">
              <w:t xml:space="preserve"> als er een muur in die richting staat.</w:t>
            </w:r>
            <w:r w:rsidR="00C05D9F">
              <w:t xml:space="preserve"> </w:t>
            </w:r>
            <w:r w:rsidR="00E936A6">
              <w:t xml:space="preserve">Dan beweegt de speler </w:t>
            </w:r>
            <w:r w:rsidR="002D5367">
              <w:t xml:space="preserve">in de richting </w:t>
            </w:r>
            <w:r w:rsidR="00AA06D1">
              <w:t>van de eerst ingedrukte toets</w:t>
            </w:r>
            <w:r w:rsidR="00A51C07">
              <w:t>.</w:t>
            </w:r>
            <w:r w:rsidR="00E936A6">
              <w:t xml:space="preserve"> </w:t>
            </w:r>
            <w:r w:rsidR="00A51C07">
              <w:t xml:space="preserve">Wanneer </w:t>
            </w:r>
            <w:r w:rsidR="007B1A6C">
              <w:t xml:space="preserve">er </w:t>
            </w:r>
            <w:r w:rsidR="00AC49EA">
              <w:t xml:space="preserve">bij het bewegen langs de muur </w:t>
            </w:r>
            <w:r w:rsidR="00AA06D1">
              <w:t>weer ruimte</w:t>
            </w:r>
            <w:r w:rsidR="00AC49EA">
              <w:t xml:space="preserve"> is</w:t>
            </w:r>
            <w:r w:rsidR="007B1A6C">
              <w:t xml:space="preserve"> </w:t>
            </w:r>
            <w:r w:rsidR="006A1092">
              <w:t xml:space="preserve">krijgt de laatst </w:t>
            </w:r>
            <w:r w:rsidR="00150000">
              <w:t xml:space="preserve">aangegeven richting </w:t>
            </w:r>
            <w:r w:rsidR="006A1092">
              <w:t>weer prioriteit.</w:t>
            </w:r>
          </w:p>
        </w:tc>
        <w:tc>
          <w:tcPr>
            <w:tcW w:w="3060" w:type="dxa"/>
          </w:tcPr>
          <w:p w14:paraId="62A19CAC" w14:textId="47EA55A8" w:rsidR="00DA6AA7" w:rsidRDefault="004F45ED" w:rsidP="007468E4">
            <w:pPr>
              <w:rPr>
                <w:rFonts w:ascii="Arial" w:hAnsi="Arial"/>
                <w:color w:val="000000" w:themeColor="accent1"/>
              </w:rPr>
            </w:pPr>
            <w:r>
              <w:rPr>
                <w:rFonts w:ascii="Arial" w:hAnsi="Arial"/>
                <w:color w:val="000000" w:themeColor="accent1"/>
              </w:rPr>
              <w:t>S</w:t>
            </w:r>
          </w:p>
        </w:tc>
      </w:tr>
      <w:tr w:rsidR="00941C6B" w14:paraId="67511896" w14:textId="77777777" w:rsidTr="007468E4">
        <w:tc>
          <w:tcPr>
            <w:tcW w:w="1129" w:type="dxa"/>
          </w:tcPr>
          <w:p w14:paraId="3683CEEA" w14:textId="491377F8" w:rsidR="00941C6B" w:rsidRDefault="00B95C4E" w:rsidP="007468E4">
            <w:pPr>
              <w:rPr>
                <w:rFonts w:ascii="Arial" w:hAnsi="Arial"/>
                <w:color w:val="000000" w:themeColor="accent1"/>
              </w:rPr>
            </w:pPr>
            <w:r>
              <w:rPr>
                <w:rFonts w:ascii="Arial" w:hAnsi="Arial"/>
                <w:color w:val="000000" w:themeColor="accent1"/>
              </w:rPr>
              <w:t xml:space="preserve">FR </w:t>
            </w:r>
            <w:r w:rsidR="007A4998">
              <w:rPr>
                <w:rFonts w:ascii="Arial" w:hAnsi="Arial"/>
                <w:color w:val="000000" w:themeColor="accent1"/>
              </w:rPr>
              <w:t>13</w:t>
            </w:r>
          </w:p>
        </w:tc>
        <w:tc>
          <w:tcPr>
            <w:tcW w:w="4991" w:type="dxa"/>
          </w:tcPr>
          <w:p w14:paraId="79A5B455" w14:textId="1DEA0917" w:rsidR="00941C6B" w:rsidRDefault="00941C6B" w:rsidP="007468E4">
            <w:pPr>
              <w:rPr>
                <w:rFonts w:ascii="Arial" w:hAnsi="Arial"/>
                <w:color w:val="000000" w:themeColor="accent1"/>
                <w:szCs w:val="20"/>
              </w:rPr>
            </w:pPr>
            <w:r>
              <w:rPr>
                <w:rFonts w:ascii="Arial" w:hAnsi="Arial"/>
                <w:color w:val="000000" w:themeColor="accent1"/>
                <w:szCs w:val="20"/>
              </w:rPr>
              <w:t xml:space="preserve">Er </w:t>
            </w:r>
            <w:r w:rsidR="00ED398E">
              <w:rPr>
                <w:rFonts w:ascii="Arial" w:hAnsi="Arial"/>
                <w:color w:val="000000" w:themeColor="accent1"/>
                <w:szCs w:val="20"/>
              </w:rPr>
              <w:t>spawnen</w:t>
            </w:r>
            <w:r w:rsidR="00120095">
              <w:rPr>
                <w:rFonts w:ascii="Arial" w:hAnsi="Arial"/>
                <w:color w:val="000000" w:themeColor="accent1"/>
                <w:szCs w:val="20"/>
              </w:rPr>
              <w:t xml:space="preserve"> boosters in het </w:t>
            </w:r>
            <w:r w:rsidR="00ED398E">
              <w:rPr>
                <w:rFonts w:ascii="Arial" w:hAnsi="Arial"/>
                <w:color w:val="000000" w:themeColor="accent1"/>
                <w:szCs w:val="20"/>
              </w:rPr>
              <w:t>level</w:t>
            </w:r>
            <w:r w:rsidR="00120095">
              <w:rPr>
                <w:rFonts w:ascii="Arial" w:hAnsi="Arial"/>
                <w:color w:val="000000" w:themeColor="accent1"/>
                <w:szCs w:val="20"/>
              </w:rPr>
              <w:t>. Dit zijn voorwerpen die de speler kan oppakken door ertegenaan te lopen.</w:t>
            </w:r>
            <w:r w:rsidR="00301B0A">
              <w:rPr>
                <w:rFonts w:ascii="Arial" w:hAnsi="Arial"/>
                <w:color w:val="000000" w:themeColor="accent1"/>
                <w:szCs w:val="20"/>
              </w:rPr>
              <w:t xml:space="preserve"> </w:t>
            </w:r>
            <w:r w:rsidR="00297FF6">
              <w:rPr>
                <w:rFonts w:ascii="Arial" w:hAnsi="Arial"/>
                <w:color w:val="000000" w:themeColor="accent1"/>
                <w:szCs w:val="20"/>
              </w:rPr>
              <w:t>Wanneer dit gebeurt</w:t>
            </w:r>
            <w:r w:rsidR="0087587F">
              <w:rPr>
                <w:rFonts w:ascii="Arial" w:hAnsi="Arial"/>
                <w:color w:val="000000" w:themeColor="accent1"/>
                <w:szCs w:val="20"/>
              </w:rPr>
              <w:t xml:space="preserve"> wordt er een willekeurig effect geactiveerd.</w:t>
            </w:r>
          </w:p>
        </w:tc>
        <w:tc>
          <w:tcPr>
            <w:tcW w:w="3060" w:type="dxa"/>
          </w:tcPr>
          <w:p w14:paraId="65040C19" w14:textId="643978A8" w:rsidR="00941C6B" w:rsidRDefault="00A42707" w:rsidP="007468E4">
            <w:pPr>
              <w:rPr>
                <w:rFonts w:ascii="Arial" w:hAnsi="Arial"/>
                <w:color w:val="000000" w:themeColor="accent1"/>
              </w:rPr>
            </w:pPr>
            <w:r>
              <w:rPr>
                <w:rFonts w:ascii="Arial" w:hAnsi="Arial"/>
                <w:color w:val="000000" w:themeColor="accent1"/>
              </w:rPr>
              <w:t>S</w:t>
            </w:r>
          </w:p>
        </w:tc>
      </w:tr>
      <w:tr w:rsidR="00120095" w14:paraId="567F8C7E" w14:textId="77777777" w:rsidTr="007468E4">
        <w:tc>
          <w:tcPr>
            <w:tcW w:w="1129" w:type="dxa"/>
          </w:tcPr>
          <w:p w14:paraId="23C21570" w14:textId="70E2C924" w:rsidR="00120095" w:rsidRDefault="00824840" w:rsidP="007468E4">
            <w:pPr>
              <w:rPr>
                <w:rFonts w:ascii="Arial" w:hAnsi="Arial"/>
                <w:color w:val="000000" w:themeColor="accent1"/>
              </w:rPr>
            </w:pPr>
            <w:r>
              <w:rPr>
                <w:rFonts w:ascii="Arial" w:hAnsi="Arial"/>
                <w:color w:val="000000" w:themeColor="accent1"/>
              </w:rPr>
              <w:lastRenderedPageBreak/>
              <w:t xml:space="preserve">FR </w:t>
            </w:r>
            <w:r w:rsidR="007A4998">
              <w:rPr>
                <w:rFonts w:ascii="Arial" w:hAnsi="Arial"/>
                <w:color w:val="000000" w:themeColor="accent1"/>
              </w:rPr>
              <w:t>14</w:t>
            </w:r>
          </w:p>
        </w:tc>
        <w:tc>
          <w:tcPr>
            <w:tcW w:w="4991" w:type="dxa"/>
          </w:tcPr>
          <w:p w14:paraId="67BD2802" w14:textId="5DEAAF52" w:rsidR="00120095" w:rsidRDefault="00297FF6" w:rsidP="007468E4">
            <w:pPr>
              <w:rPr>
                <w:rFonts w:ascii="Arial" w:hAnsi="Arial"/>
                <w:color w:val="000000" w:themeColor="accent1"/>
                <w:szCs w:val="20"/>
              </w:rPr>
            </w:pPr>
            <w:r>
              <w:rPr>
                <w:rFonts w:ascii="Arial" w:hAnsi="Arial"/>
                <w:color w:val="000000" w:themeColor="accent1"/>
                <w:szCs w:val="20"/>
              </w:rPr>
              <w:t>De flitsbomb booster: Alle vijanden in het spel bewegen 5? seconden met halve snelheid.</w:t>
            </w:r>
            <w:r w:rsidR="00B45D18">
              <w:rPr>
                <w:rFonts w:ascii="Arial" w:hAnsi="Arial"/>
                <w:color w:val="000000" w:themeColor="accent1"/>
                <w:szCs w:val="20"/>
              </w:rPr>
              <w:t xml:space="preserve"> Deze booster verschijnt alleen op lagere moeilijkheidsgraden.</w:t>
            </w:r>
          </w:p>
        </w:tc>
        <w:tc>
          <w:tcPr>
            <w:tcW w:w="3060" w:type="dxa"/>
          </w:tcPr>
          <w:p w14:paraId="5EB4BB3A" w14:textId="273D3A72" w:rsidR="00120095" w:rsidRDefault="000973AB" w:rsidP="007468E4">
            <w:pPr>
              <w:rPr>
                <w:rFonts w:ascii="Arial" w:hAnsi="Arial"/>
                <w:color w:val="000000" w:themeColor="accent1"/>
              </w:rPr>
            </w:pPr>
            <w:r>
              <w:rPr>
                <w:rFonts w:ascii="Arial" w:hAnsi="Arial"/>
                <w:color w:val="000000" w:themeColor="accent1"/>
              </w:rPr>
              <w:t>S</w:t>
            </w:r>
          </w:p>
        </w:tc>
      </w:tr>
      <w:tr w:rsidR="00824840" w14:paraId="0062BB85" w14:textId="77777777" w:rsidTr="007468E4">
        <w:tc>
          <w:tcPr>
            <w:tcW w:w="1129" w:type="dxa"/>
          </w:tcPr>
          <w:p w14:paraId="76C21989" w14:textId="307E9D41" w:rsidR="00824840" w:rsidRDefault="00824840" w:rsidP="007468E4">
            <w:pPr>
              <w:rPr>
                <w:rFonts w:ascii="Arial" w:hAnsi="Arial"/>
                <w:color w:val="000000" w:themeColor="accent1"/>
              </w:rPr>
            </w:pPr>
            <w:r>
              <w:rPr>
                <w:rFonts w:ascii="Arial" w:hAnsi="Arial"/>
                <w:color w:val="000000" w:themeColor="accent1"/>
              </w:rPr>
              <w:t xml:space="preserve">FR </w:t>
            </w:r>
            <w:r w:rsidR="007A4998">
              <w:rPr>
                <w:rFonts w:ascii="Arial" w:hAnsi="Arial"/>
                <w:color w:val="000000" w:themeColor="accent1"/>
              </w:rPr>
              <w:t>15</w:t>
            </w:r>
          </w:p>
        </w:tc>
        <w:tc>
          <w:tcPr>
            <w:tcW w:w="4991" w:type="dxa"/>
          </w:tcPr>
          <w:p w14:paraId="0F5A82C0" w14:textId="2E286D48" w:rsidR="00824840" w:rsidRDefault="00824840" w:rsidP="007468E4">
            <w:pPr>
              <w:rPr>
                <w:rFonts w:ascii="Arial" w:hAnsi="Arial"/>
                <w:color w:val="000000" w:themeColor="accent1"/>
                <w:szCs w:val="20"/>
              </w:rPr>
            </w:pPr>
            <w:r>
              <w:rPr>
                <w:rFonts w:ascii="Arial" w:hAnsi="Arial"/>
                <w:color w:val="000000" w:themeColor="accent1"/>
                <w:szCs w:val="20"/>
              </w:rPr>
              <w:t>De snelheidsbooster: De speler beweegt 5? seconden lang sneller.</w:t>
            </w:r>
          </w:p>
        </w:tc>
        <w:tc>
          <w:tcPr>
            <w:tcW w:w="3060" w:type="dxa"/>
          </w:tcPr>
          <w:p w14:paraId="1E56BB78" w14:textId="72F7FFE7" w:rsidR="00824840" w:rsidRDefault="000973AB" w:rsidP="007468E4">
            <w:pPr>
              <w:rPr>
                <w:rFonts w:ascii="Arial" w:hAnsi="Arial"/>
                <w:color w:val="000000" w:themeColor="accent1"/>
              </w:rPr>
            </w:pPr>
            <w:r>
              <w:rPr>
                <w:rFonts w:ascii="Arial" w:hAnsi="Arial"/>
                <w:color w:val="000000" w:themeColor="accent1"/>
              </w:rPr>
              <w:t>S</w:t>
            </w:r>
          </w:p>
        </w:tc>
      </w:tr>
      <w:tr w:rsidR="00ED24F9" w14:paraId="252868D2" w14:textId="77777777" w:rsidTr="007468E4">
        <w:tc>
          <w:tcPr>
            <w:tcW w:w="1129" w:type="dxa"/>
          </w:tcPr>
          <w:p w14:paraId="34F79F44" w14:textId="2B4083BF" w:rsidR="00ED24F9" w:rsidRDefault="00ED24F9" w:rsidP="007468E4">
            <w:pPr>
              <w:rPr>
                <w:rFonts w:ascii="Arial" w:hAnsi="Arial"/>
                <w:color w:val="000000" w:themeColor="accent1"/>
              </w:rPr>
            </w:pPr>
            <w:r>
              <w:rPr>
                <w:rFonts w:ascii="Arial" w:hAnsi="Arial"/>
                <w:color w:val="000000" w:themeColor="accent1"/>
              </w:rPr>
              <w:t>FR</w:t>
            </w:r>
            <w:r w:rsidR="007A4998">
              <w:rPr>
                <w:rFonts w:ascii="Arial" w:hAnsi="Arial"/>
                <w:color w:val="000000" w:themeColor="accent1"/>
              </w:rPr>
              <w:t xml:space="preserve"> 16</w:t>
            </w:r>
          </w:p>
        </w:tc>
        <w:tc>
          <w:tcPr>
            <w:tcW w:w="4991" w:type="dxa"/>
          </w:tcPr>
          <w:p w14:paraId="1AA5C0A8" w14:textId="4918BA96" w:rsidR="00ED24F9" w:rsidRDefault="00ED24F9" w:rsidP="007468E4">
            <w:pPr>
              <w:rPr>
                <w:rFonts w:ascii="Arial" w:hAnsi="Arial"/>
                <w:color w:val="000000" w:themeColor="accent1"/>
                <w:szCs w:val="20"/>
              </w:rPr>
            </w:pPr>
            <w:r>
              <w:rPr>
                <w:rFonts w:ascii="Arial" w:hAnsi="Arial"/>
                <w:color w:val="000000" w:themeColor="accent1"/>
                <w:szCs w:val="20"/>
              </w:rPr>
              <w:t xml:space="preserve">De </w:t>
            </w:r>
            <w:r w:rsidR="00860176">
              <w:rPr>
                <w:rFonts w:ascii="Arial" w:hAnsi="Arial"/>
                <w:color w:val="000000" w:themeColor="accent1"/>
                <w:szCs w:val="20"/>
              </w:rPr>
              <w:t xml:space="preserve">verdubbelaarsbooster </w:t>
            </w:r>
            <w:r w:rsidR="002F6CC9">
              <w:rPr>
                <w:rFonts w:ascii="Arial" w:hAnsi="Arial"/>
                <w:color w:val="000000" w:themeColor="accent1"/>
                <w:szCs w:val="20"/>
              </w:rPr>
              <w:t xml:space="preserve">zorgt dat </w:t>
            </w:r>
            <w:r w:rsidR="005119B5">
              <w:rPr>
                <w:rFonts w:ascii="Arial" w:hAnsi="Arial"/>
                <w:color w:val="000000" w:themeColor="accent1"/>
                <w:szCs w:val="20"/>
              </w:rPr>
              <w:t>voor 10</w:t>
            </w:r>
            <w:r w:rsidR="00DB4028">
              <w:rPr>
                <w:rFonts w:ascii="Arial" w:hAnsi="Arial"/>
                <w:color w:val="000000" w:themeColor="accent1"/>
                <w:szCs w:val="20"/>
              </w:rPr>
              <w:t xml:space="preserve">? seconden </w:t>
            </w:r>
            <w:r w:rsidR="002F6CC9">
              <w:rPr>
                <w:rFonts w:ascii="Arial" w:hAnsi="Arial"/>
                <w:color w:val="000000" w:themeColor="accent1"/>
                <w:szCs w:val="20"/>
              </w:rPr>
              <w:t>alle muntjes die de speler oppakt 2 punten waard zijn.</w:t>
            </w:r>
          </w:p>
        </w:tc>
        <w:tc>
          <w:tcPr>
            <w:tcW w:w="3060" w:type="dxa"/>
          </w:tcPr>
          <w:p w14:paraId="63DCB569" w14:textId="5FDCB306" w:rsidR="00ED24F9" w:rsidRDefault="005119B5" w:rsidP="007468E4">
            <w:pPr>
              <w:rPr>
                <w:rFonts w:ascii="Arial" w:hAnsi="Arial"/>
                <w:color w:val="000000" w:themeColor="accent1"/>
              </w:rPr>
            </w:pPr>
            <w:r>
              <w:rPr>
                <w:rFonts w:ascii="Arial" w:hAnsi="Arial"/>
                <w:color w:val="000000" w:themeColor="accent1"/>
              </w:rPr>
              <w:t>S</w:t>
            </w:r>
          </w:p>
        </w:tc>
      </w:tr>
      <w:tr w:rsidR="00820ED5" w14:paraId="393A2556" w14:textId="77777777" w:rsidTr="007468E4">
        <w:tc>
          <w:tcPr>
            <w:tcW w:w="1129" w:type="dxa"/>
          </w:tcPr>
          <w:p w14:paraId="7CE54533" w14:textId="70FF3AD5" w:rsidR="00820ED5" w:rsidRDefault="00820ED5" w:rsidP="007468E4">
            <w:pPr>
              <w:rPr>
                <w:rFonts w:ascii="Arial" w:hAnsi="Arial"/>
                <w:color w:val="000000" w:themeColor="accent1"/>
              </w:rPr>
            </w:pPr>
            <w:r>
              <w:rPr>
                <w:rFonts w:ascii="Arial" w:hAnsi="Arial"/>
                <w:color w:val="000000" w:themeColor="accent1"/>
              </w:rPr>
              <w:t xml:space="preserve">FR </w:t>
            </w:r>
            <w:r w:rsidR="007A4998">
              <w:rPr>
                <w:rFonts w:ascii="Arial" w:hAnsi="Arial"/>
                <w:color w:val="000000" w:themeColor="accent1"/>
              </w:rPr>
              <w:t>17</w:t>
            </w:r>
          </w:p>
        </w:tc>
        <w:tc>
          <w:tcPr>
            <w:tcW w:w="4991" w:type="dxa"/>
          </w:tcPr>
          <w:p w14:paraId="029CAB05" w14:textId="55AFB637" w:rsidR="00820ED5" w:rsidRDefault="00820ED5" w:rsidP="007468E4">
            <w:pPr>
              <w:rPr>
                <w:rFonts w:ascii="Arial" w:hAnsi="Arial"/>
                <w:color w:val="000000" w:themeColor="accent1"/>
                <w:szCs w:val="20"/>
              </w:rPr>
            </w:pPr>
            <w:r>
              <w:t>De tijd tussen het spawnen van de muntjes is nu afhankelijk van het aantal muntjes in het level. Bij 0 muntjes gebeurt dit meteen, voor elk muntje in het level kost het 1 seconde langer, tot het maximale aantal muntjes is bereikt.</w:t>
            </w:r>
          </w:p>
        </w:tc>
        <w:tc>
          <w:tcPr>
            <w:tcW w:w="3060" w:type="dxa"/>
          </w:tcPr>
          <w:p w14:paraId="4F598B19" w14:textId="50EE506B" w:rsidR="00820ED5" w:rsidRDefault="00820ED5" w:rsidP="007468E4">
            <w:pPr>
              <w:rPr>
                <w:rFonts w:ascii="Arial" w:hAnsi="Arial"/>
                <w:color w:val="000000" w:themeColor="accent1"/>
              </w:rPr>
            </w:pPr>
            <w:r>
              <w:rPr>
                <w:rFonts w:ascii="Arial" w:hAnsi="Arial"/>
                <w:color w:val="000000" w:themeColor="accent1"/>
              </w:rPr>
              <w:t>S</w:t>
            </w:r>
          </w:p>
        </w:tc>
      </w:tr>
      <w:tr w:rsidR="00820ED5" w14:paraId="208A4CAC" w14:textId="77777777" w:rsidTr="007468E4">
        <w:tc>
          <w:tcPr>
            <w:tcW w:w="1129" w:type="dxa"/>
          </w:tcPr>
          <w:p w14:paraId="031B5DD3" w14:textId="0D76BDF4" w:rsidR="00820ED5" w:rsidRPr="6EA0FA74" w:rsidRDefault="00820ED5" w:rsidP="007468E4">
            <w:pPr>
              <w:rPr>
                <w:rFonts w:ascii="Arial" w:hAnsi="Arial"/>
                <w:color w:val="000000" w:themeColor="accent1"/>
              </w:rPr>
            </w:pPr>
            <w:r>
              <w:rPr>
                <w:rFonts w:ascii="Arial" w:hAnsi="Arial"/>
                <w:color w:val="000000" w:themeColor="accent1"/>
              </w:rPr>
              <w:t xml:space="preserve">FR </w:t>
            </w:r>
            <w:r w:rsidR="007A4998">
              <w:rPr>
                <w:rFonts w:ascii="Arial" w:hAnsi="Arial"/>
                <w:color w:val="000000" w:themeColor="accent1"/>
              </w:rPr>
              <w:t>18</w:t>
            </w:r>
          </w:p>
        </w:tc>
        <w:tc>
          <w:tcPr>
            <w:tcW w:w="4991" w:type="dxa"/>
          </w:tcPr>
          <w:p w14:paraId="4BEB0CD1" w14:textId="0C5DE3A6" w:rsidR="00820ED5" w:rsidRDefault="00820ED5" w:rsidP="007468E4">
            <w:pPr>
              <w:rPr>
                <w:rFonts w:ascii="Arial" w:hAnsi="Arial"/>
                <w:color w:val="000000" w:themeColor="accent1"/>
                <w:szCs w:val="20"/>
              </w:rPr>
            </w:pPr>
            <w:r>
              <w:t>Muntjes spawnen niet bij elkaar in de buurt. Het level is ingedeeld in 16? vaste secties. Een muntje verschijnt alleen in een sectie als daar nog geen muntje in ligt.</w:t>
            </w:r>
          </w:p>
        </w:tc>
        <w:tc>
          <w:tcPr>
            <w:tcW w:w="3060" w:type="dxa"/>
          </w:tcPr>
          <w:p w14:paraId="13578B5E" w14:textId="6F7CA17D" w:rsidR="00820ED5" w:rsidRDefault="00820ED5" w:rsidP="007468E4">
            <w:pPr>
              <w:rPr>
                <w:rFonts w:ascii="Arial" w:hAnsi="Arial"/>
                <w:color w:val="000000" w:themeColor="accent1"/>
              </w:rPr>
            </w:pPr>
            <w:r>
              <w:rPr>
                <w:rFonts w:ascii="Arial" w:hAnsi="Arial"/>
                <w:color w:val="000000" w:themeColor="accent1"/>
              </w:rPr>
              <w:t>S</w:t>
            </w:r>
          </w:p>
        </w:tc>
      </w:tr>
      <w:tr w:rsidR="00820ED5" w14:paraId="07822110" w14:textId="77777777" w:rsidTr="007468E4">
        <w:tc>
          <w:tcPr>
            <w:tcW w:w="1129" w:type="dxa"/>
          </w:tcPr>
          <w:p w14:paraId="445CE4C6" w14:textId="41C2E67B" w:rsidR="00820ED5" w:rsidRPr="6EA0FA74" w:rsidRDefault="00820ED5" w:rsidP="007468E4">
            <w:pPr>
              <w:rPr>
                <w:rFonts w:ascii="Arial" w:hAnsi="Arial"/>
                <w:color w:val="000000" w:themeColor="accent1"/>
              </w:rPr>
            </w:pPr>
            <w:r>
              <w:rPr>
                <w:rFonts w:ascii="Arial" w:hAnsi="Arial"/>
                <w:color w:val="000000" w:themeColor="accent1"/>
              </w:rPr>
              <w:t>FR</w:t>
            </w:r>
            <w:r w:rsidR="007A4998">
              <w:rPr>
                <w:rFonts w:ascii="Arial" w:hAnsi="Arial"/>
                <w:color w:val="000000" w:themeColor="accent1"/>
              </w:rPr>
              <w:t xml:space="preserve"> 19</w:t>
            </w:r>
          </w:p>
        </w:tc>
        <w:tc>
          <w:tcPr>
            <w:tcW w:w="4991" w:type="dxa"/>
          </w:tcPr>
          <w:p w14:paraId="3AC16A8E" w14:textId="5AE3282E" w:rsidR="00820ED5" w:rsidRDefault="00820ED5" w:rsidP="007468E4">
            <w:r>
              <w:rPr>
                <w:rFonts w:ascii="Arial" w:hAnsi="Arial"/>
                <w:color w:val="000000" w:themeColor="accent1"/>
                <w:szCs w:val="20"/>
              </w:rPr>
              <w:t xml:space="preserve">Als je game-over bent </w:t>
            </w:r>
            <w:r w:rsidR="00FB7AAF">
              <w:rPr>
                <w:rFonts w:ascii="Arial" w:hAnsi="Arial"/>
                <w:color w:val="000000" w:themeColor="accent1"/>
                <w:szCs w:val="20"/>
              </w:rPr>
              <w:t>toont het spel de score</w:t>
            </w:r>
            <w:r>
              <w:rPr>
                <w:rFonts w:ascii="Arial" w:hAnsi="Arial"/>
                <w:color w:val="000000" w:themeColor="accent1"/>
                <w:szCs w:val="20"/>
              </w:rPr>
              <w:t xml:space="preserve"> en kun je met een knop overnieuw beginnen.</w:t>
            </w:r>
          </w:p>
        </w:tc>
        <w:tc>
          <w:tcPr>
            <w:tcW w:w="3060" w:type="dxa"/>
          </w:tcPr>
          <w:p w14:paraId="29218F45" w14:textId="79D1C1AE" w:rsidR="00820ED5" w:rsidRDefault="00820ED5" w:rsidP="007468E4">
            <w:pPr>
              <w:rPr>
                <w:rFonts w:ascii="Arial" w:hAnsi="Arial"/>
                <w:color w:val="000000" w:themeColor="accent1"/>
              </w:rPr>
            </w:pPr>
            <w:r>
              <w:rPr>
                <w:rFonts w:ascii="Arial" w:hAnsi="Arial"/>
                <w:color w:val="000000" w:themeColor="accent1"/>
              </w:rPr>
              <w:t>S</w:t>
            </w:r>
          </w:p>
        </w:tc>
      </w:tr>
      <w:tr w:rsidR="00820ED5" w14:paraId="0BE031C4" w14:textId="77777777" w:rsidTr="007468E4">
        <w:tc>
          <w:tcPr>
            <w:tcW w:w="1129" w:type="dxa"/>
          </w:tcPr>
          <w:p w14:paraId="477EC848" w14:textId="39E5E5A5" w:rsidR="00820ED5" w:rsidRPr="6EA0FA74" w:rsidRDefault="00820ED5" w:rsidP="007468E4">
            <w:pPr>
              <w:rPr>
                <w:rFonts w:ascii="Arial" w:hAnsi="Arial"/>
                <w:color w:val="000000" w:themeColor="accent1"/>
              </w:rPr>
            </w:pPr>
            <w:r>
              <w:rPr>
                <w:rFonts w:ascii="Arial" w:hAnsi="Arial"/>
                <w:color w:val="000000" w:themeColor="accent1"/>
              </w:rPr>
              <w:t xml:space="preserve">FR </w:t>
            </w:r>
            <w:r w:rsidR="007A4998">
              <w:rPr>
                <w:rFonts w:ascii="Arial" w:hAnsi="Arial"/>
                <w:color w:val="000000" w:themeColor="accent1"/>
              </w:rPr>
              <w:t>20</w:t>
            </w:r>
          </w:p>
        </w:tc>
        <w:tc>
          <w:tcPr>
            <w:tcW w:w="4991" w:type="dxa"/>
          </w:tcPr>
          <w:p w14:paraId="65D65103" w14:textId="290555FF" w:rsidR="00820ED5" w:rsidRDefault="00820ED5" w:rsidP="007468E4">
            <w:pPr>
              <w:rPr>
                <w:rFonts w:ascii="Arial" w:hAnsi="Arial"/>
                <w:color w:val="000000" w:themeColor="accent1"/>
                <w:szCs w:val="20"/>
              </w:rPr>
            </w:pPr>
            <w:r>
              <w:rPr>
                <w:rFonts w:ascii="Arial" w:hAnsi="Arial"/>
                <w:color w:val="000000" w:themeColor="accent1"/>
                <w:szCs w:val="20"/>
              </w:rPr>
              <w:t>De sprite van de speler toont de richting waarin deze beweegt.</w:t>
            </w:r>
          </w:p>
        </w:tc>
        <w:tc>
          <w:tcPr>
            <w:tcW w:w="3060" w:type="dxa"/>
          </w:tcPr>
          <w:p w14:paraId="69EEDEA4" w14:textId="1DB54CC2" w:rsidR="00820ED5" w:rsidRDefault="00820ED5" w:rsidP="007468E4">
            <w:pPr>
              <w:rPr>
                <w:rFonts w:ascii="Arial" w:hAnsi="Arial"/>
                <w:color w:val="000000" w:themeColor="accent1"/>
              </w:rPr>
            </w:pPr>
            <w:r>
              <w:rPr>
                <w:rFonts w:ascii="Arial" w:hAnsi="Arial"/>
                <w:color w:val="000000" w:themeColor="accent1"/>
              </w:rPr>
              <w:t>S</w:t>
            </w:r>
          </w:p>
        </w:tc>
      </w:tr>
      <w:tr w:rsidR="005938A6" w14:paraId="3EC1671D" w14:textId="77777777" w:rsidTr="007468E4">
        <w:tc>
          <w:tcPr>
            <w:tcW w:w="1129" w:type="dxa"/>
          </w:tcPr>
          <w:p w14:paraId="71040C95" w14:textId="1690FA31" w:rsidR="005938A6" w:rsidRDefault="007D77DA" w:rsidP="007468E4">
            <w:pPr>
              <w:rPr>
                <w:rFonts w:ascii="Arial" w:hAnsi="Arial"/>
                <w:color w:val="000000" w:themeColor="accent1"/>
              </w:rPr>
            </w:pPr>
            <w:r>
              <w:rPr>
                <w:rFonts w:ascii="Arial" w:hAnsi="Arial"/>
                <w:color w:val="000000" w:themeColor="accent1"/>
              </w:rPr>
              <w:t xml:space="preserve">FR </w:t>
            </w:r>
            <w:r w:rsidR="007A4998">
              <w:rPr>
                <w:rFonts w:ascii="Arial" w:hAnsi="Arial"/>
                <w:color w:val="000000" w:themeColor="accent1"/>
              </w:rPr>
              <w:t>21</w:t>
            </w:r>
          </w:p>
        </w:tc>
        <w:tc>
          <w:tcPr>
            <w:tcW w:w="4991" w:type="dxa"/>
          </w:tcPr>
          <w:p w14:paraId="436391D6" w14:textId="68A6186E" w:rsidR="005938A6" w:rsidRDefault="005938A6" w:rsidP="007468E4">
            <w:pPr>
              <w:rPr>
                <w:rFonts w:ascii="Arial" w:hAnsi="Arial"/>
                <w:color w:val="000000" w:themeColor="accent1"/>
                <w:szCs w:val="20"/>
              </w:rPr>
            </w:pPr>
            <w:r>
              <w:rPr>
                <w:rFonts w:ascii="Arial" w:hAnsi="Arial"/>
                <w:color w:val="000000" w:themeColor="accent1"/>
                <w:szCs w:val="20"/>
              </w:rPr>
              <w:t xml:space="preserve">Er is een </w:t>
            </w:r>
            <w:r w:rsidR="007D77DA">
              <w:rPr>
                <w:rFonts w:ascii="Arial" w:hAnsi="Arial"/>
                <w:color w:val="000000" w:themeColor="accent1"/>
                <w:szCs w:val="20"/>
              </w:rPr>
              <w:t>titelscherm</w:t>
            </w:r>
            <w:r>
              <w:rPr>
                <w:rFonts w:ascii="Arial" w:hAnsi="Arial"/>
                <w:color w:val="000000" w:themeColor="accent1"/>
                <w:szCs w:val="20"/>
              </w:rPr>
              <w:t xml:space="preserve"> met de titel van het spel</w:t>
            </w:r>
            <w:r w:rsidR="007D77DA">
              <w:rPr>
                <w:rFonts w:ascii="Arial" w:hAnsi="Arial"/>
                <w:color w:val="000000" w:themeColor="accent1"/>
                <w:szCs w:val="20"/>
              </w:rPr>
              <w:t xml:space="preserve"> en een knop om mee te starten.</w:t>
            </w:r>
          </w:p>
        </w:tc>
        <w:tc>
          <w:tcPr>
            <w:tcW w:w="3060" w:type="dxa"/>
          </w:tcPr>
          <w:p w14:paraId="5DDE932F" w14:textId="25469527" w:rsidR="005938A6" w:rsidRDefault="007D77DA" w:rsidP="007468E4">
            <w:pPr>
              <w:rPr>
                <w:rFonts w:ascii="Arial" w:hAnsi="Arial"/>
                <w:color w:val="000000" w:themeColor="accent1"/>
              </w:rPr>
            </w:pPr>
            <w:r>
              <w:rPr>
                <w:rFonts w:ascii="Arial" w:hAnsi="Arial"/>
                <w:color w:val="000000" w:themeColor="accent1"/>
              </w:rPr>
              <w:t>S</w:t>
            </w:r>
          </w:p>
        </w:tc>
      </w:tr>
      <w:tr w:rsidR="00450CDC" w14:paraId="6CD943A7" w14:textId="77777777" w:rsidTr="007468E4">
        <w:tc>
          <w:tcPr>
            <w:tcW w:w="1129" w:type="dxa"/>
          </w:tcPr>
          <w:p w14:paraId="1DB969BC" w14:textId="349259FF" w:rsidR="00450CDC" w:rsidRDefault="00AE4964" w:rsidP="007468E4">
            <w:pPr>
              <w:rPr>
                <w:rFonts w:ascii="Arial" w:hAnsi="Arial"/>
                <w:color w:val="000000" w:themeColor="accent1"/>
              </w:rPr>
            </w:pPr>
            <w:r>
              <w:rPr>
                <w:rFonts w:ascii="Arial" w:hAnsi="Arial"/>
                <w:color w:val="000000" w:themeColor="accent1"/>
              </w:rPr>
              <w:t xml:space="preserve">FR </w:t>
            </w:r>
            <w:r w:rsidR="007A4998">
              <w:rPr>
                <w:rFonts w:ascii="Arial" w:hAnsi="Arial"/>
                <w:color w:val="000000" w:themeColor="accent1"/>
              </w:rPr>
              <w:t>22</w:t>
            </w:r>
          </w:p>
        </w:tc>
        <w:tc>
          <w:tcPr>
            <w:tcW w:w="4991" w:type="dxa"/>
          </w:tcPr>
          <w:p w14:paraId="6D1A187A" w14:textId="57373844" w:rsidR="00450CDC" w:rsidRDefault="00AE4964" w:rsidP="007468E4">
            <w:pPr>
              <w:rPr>
                <w:rFonts w:ascii="Arial" w:hAnsi="Arial"/>
                <w:color w:val="000000" w:themeColor="accent1"/>
                <w:szCs w:val="20"/>
              </w:rPr>
            </w:pPr>
            <w:r>
              <w:rPr>
                <w:rFonts w:ascii="Arial" w:hAnsi="Arial"/>
                <w:color w:val="000000" w:themeColor="accent1"/>
                <w:szCs w:val="20"/>
              </w:rPr>
              <w:t xml:space="preserve">Op het </w:t>
            </w:r>
            <w:r w:rsidR="00C51E86">
              <w:rPr>
                <w:rFonts w:ascii="Arial" w:hAnsi="Arial"/>
                <w:color w:val="000000" w:themeColor="accent1"/>
                <w:szCs w:val="20"/>
              </w:rPr>
              <w:t xml:space="preserve">titelscherm </w:t>
            </w:r>
            <w:r>
              <w:rPr>
                <w:rFonts w:ascii="Arial" w:hAnsi="Arial"/>
                <w:color w:val="000000" w:themeColor="accent1"/>
                <w:szCs w:val="20"/>
              </w:rPr>
              <w:t xml:space="preserve">kan </w:t>
            </w:r>
            <w:r w:rsidR="005938A6">
              <w:rPr>
                <w:rFonts w:ascii="Arial" w:hAnsi="Arial"/>
                <w:color w:val="000000" w:themeColor="accent1"/>
                <w:szCs w:val="20"/>
              </w:rPr>
              <w:t xml:space="preserve">een </w:t>
            </w:r>
            <w:r>
              <w:rPr>
                <w:rFonts w:ascii="Arial" w:hAnsi="Arial"/>
                <w:color w:val="000000" w:themeColor="accent1"/>
                <w:szCs w:val="20"/>
              </w:rPr>
              <w:t xml:space="preserve">moeilijkheidsgraad </w:t>
            </w:r>
            <w:r w:rsidR="005938A6">
              <w:rPr>
                <w:rFonts w:ascii="Arial" w:hAnsi="Arial"/>
                <w:color w:val="000000" w:themeColor="accent1"/>
                <w:szCs w:val="20"/>
              </w:rPr>
              <w:t>gekozen worden waaro</w:t>
            </w:r>
            <w:r w:rsidR="00AD69F3">
              <w:rPr>
                <w:rFonts w:ascii="Arial" w:hAnsi="Arial"/>
                <w:color w:val="000000" w:themeColor="accent1"/>
                <w:szCs w:val="20"/>
              </w:rPr>
              <w:t>p</w:t>
            </w:r>
            <w:r w:rsidR="005938A6">
              <w:rPr>
                <w:rFonts w:ascii="Arial" w:hAnsi="Arial"/>
                <w:color w:val="000000" w:themeColor="accent1"/>
                <w:szCs w:val="20"/>
              </w:rPr>
              <w:t xml:space="preserve"> het spel gestart wordt.</w:t>
            </w:r>
          </w:p>
        </w:tc>
        <w:tc>
          <w:tcPr>
            <w:tcW w:w="3060" w:type="dxa"/>
          </w:tcPr>
          <w:p w14:paraId="1D29EF97" w14:textId="4DA213ED" w:rsidR="00450CDC" w:rsidRDefault="00AE4964" w:rsidP="007468E4">
            <w:pPr>
              <w:rPr>
                <w:rFonts w:ascii="Arial" w:hAnsi="Arial"/>
                <w:color w:val="000000" w:themeColor="accent1"/>
              </w:rPr>
            </w:pPr>
            <w:r>
              <w:rPr>
                <w:rFonts w:ascii="Arial" w:hAnsi="Arial"/>
                <w:color w:val="000000" w:themeColor="accent1"/>
              </w:rPr>
              <w:t>C</w:t>
            </w:r>
          </w:p>
        </w:tc>
      </w:tr>
      <w:tr w:rsidR="000973AB" w14:paraId="13112E20" w14:textId="77777777" w:rsidTr="007468E4">
        <w:tc>
          <w:tcPr>
            <w:tcW w:w="1129" w:type="dxa"/>
          </w:tcPr>
          <w:p w14:paraId="2E9F5720" w14:textId="48E85F2B" w:rsidR="000973AB" w:rsidRDefault="00AE2669" w:rsidP="007468E4">
            <w:pPr>
              <w:rPr>
                <w:rFonts w:ascii="Arial" w:hAnsi="Arial"/>
                <w:color w:val="000000" w:themeColor="accent1"/>
              </w:rPr>
            </w:pPr>
            <w:r>
              <w:rPr>
                <w:rFonts w:ascii="Arial" w:hAnsi="Arial"/>
                <w:color w:val="000000" w:themeColor="accent1"/>
              </w:rPr>
              <w:t xml:space="preserve">FR </w:t>
            </w:r>
            <w:r w:rsidR="007A4998">
              <w:rPr>
                <w:rFonts w:ascii="Arial" w:hAnsi="Arial"/>
                <w:color w:val="000000" w:themeColor="accent1"/>
              </w:rPr>
              <w:t>23</w:t>
            </w:r>
          </w:p>
        </w:tc>
        <w:tc>
          <w:tcPr>
            <w:tcW w:w="4991" w:type="dxa"/>
          </w:tcPr>
          <w:p w14:paraId="31DE25DE" w14:textId="29049938" w:rsidR="000973AB" w:rsidRDefault="000973AB" w:rsidP="007468E4">
            <w:pPr>
              <w:rPr>
                <w:rFonts w:ascii="Arial" w:hAnsi="Arial"/>
                <w:color w:val="000000" w:themeColor="accent1"/>
              </w:rPr>
            </w:pPr>
            <w:r w:rsidRPr="78AA4A84">
              <w:rPr>
                <w:rFonts w:ascii="Arial" w:hAnsi="Arial"/>
                <w:color w:val="000000" w:themeColor="accent1"/>
              </w:rPr>
              <w:t xml:space="preserve">Er zit een spin in het spel. De spin gedraagt zich als een zombie maar </w:t>
            </w:r>
            <w:r w:rsidR="00C02D8E" w:rsidRPr="78AA4A84">
              <w:rPr>
                <w:rFonts w:ascii="Arial" w:hAnsi="Arial"/>
                <w:color w:val="000000" w:themeColor="accent1"/>
              </w:rPr>
              <w:t xml:space="preserve">laat ook een web achter op kruisingen van paadjes. </w:t>
            </w:r>
            <w:r w:rsidR="00F76850" w:rsidRPr="78AA4A84">
              <w:rPr>
                <w:rFonts w:ascii="Arial" w:hAnsi="Arial"/>
                <w:color w:val="000000" w:themeColor="accent1"/>
              </w:rPr>
              <w:t>Een web vertraagt de speler wanneer die erdoorheen loopt</w:t>
            </w:r>
            <w:r w:rsidR="00206E24" w:rsidRPr="78AA4A84">
              <w:rPr>
                <w:rFonts w:ascii="Arial" w:hAnsi="Arial"/>
                <w:color w:val="000000" w:themeColor="accent1"/>
              </w:rPr>
              <w:t xml:space="preserve"> en wordt verwijderd als </w:t>
            </w:r>
            <w:r w:rsidR="00AE2669" w:rsidRPr="78AA4A84">
              <w:rPr>
                <w:rFonts w:ascii="Arial" w:hAnsi="Arial"/>
                <w:color w:val="000000" w:themeColor="accent1"/>
              </w:rPr>
              <w:t>die er voorbij is.</w:t>
            </w:r>
            <w:r w:rsidR="00F76850" w:rsidRPr="78AA4A84">
              <w:rPr>
                <w:rFonts w:ascii="Arial" w:hAnsi="Arial"/>
                <w:color w:val="000000" w:themeColor="accent1"/>
              </w:rPr>
              <w:t xml:space="preserve"> </w:t>
            </w:r>
            <w:r w:rsidR="00C02D8E" w:rsidRPr="78AA4A84">
              <w:rPr>
                <w:rFonts w:ascii="Arial" w:hAnsi="Arial"/>
                <w:color w:val="000000" w:themeColor="accent1"/>
              </w:rPr>
              <w:t xml:space="preserve">Elke spin </w:t>
            </w:r>
            <w:r w:rsidR="00AE2669" w:rsidRPr="78AA4A84">
              <w:rPr>
                <w:rFonts w:ascii="Arial" w:hAnsi="Arial"/>
                <w:color w:val="000000" w:themeColor="accent1"/>
              </w:rPr>
              <w:t>kan maar 1 web actief hebben.</w:t>
            </w:r>
          </w:p>
        </w:tc>
        <w:tc>
          <w:tcPr>
            <w:tcW w:w="3060" w:type="dxa"/>
          </w:tcPr>
          <w:p w14:paraId="325F74D0" w14:textId="3AFAAF45" w:rsidR="000973AB" w:rsidRDefault="00273E8C" w:rsidP="007468E4">
            <w:pPr>
              <w:rPr>
                <w:rFonts w:ascii="Arial" w:hAnsi="Arial"/>
                <w:color w:val="000000" w:themeColor="accent1"/>
              </w:rPr>
            </w:pPr>
            <w:r>
              <w:rPr>
                <w:rFonts w:ascii="Arial" w:hAnsi="Arial"/>
                <w:color w:val="000000" w:themeColor="accent1"/>
              </w:rPr>
              <w:t>C</w:t>
            </w:r>
          </w:p>
        </w:tc>
      </w:tr>
      <w:tr w:rsidR="00820ED5" w14:paraId="253CA9FC" w14:textId="77777777" w:rsidTr="007468E4">
        <w:tc>
          <w:tcPr>
            <w:tcW w:w="1129" w:type="dxa"/>
          </w:tcPr>
          <w:p w14:paraId="1BC2CE56" w14:textId="0E20AE63" w:rsidR="00820ED5" w:rsidRPr="6EA0FA74" w:rsidRDefault="00820ED5" w:rsidP="007468E4">
            <w:pPr>
              <w:rPr>
                <w:rFonts w:ascii="Arial" w:hAnsi="Arial"/>
                <w:color w:val="000000" w:themeColor="accent1"/>
              </w:rPr>
            </w:pPr>
            <w:r>
              <w:rPr>
                <w:rFonts w:ascii="Arial" w:hAnsi="Arial"/>
                <w:color w:val="000000" w:themeColor="accent1"/>
              </w:rPr>
              <w:t>FR</w:t>
            </w:r>
            <w:r w:rsidR="007A4998">
              <w:rPr>
                <w:rFonts w:ascii="Arial" w:hAnsi="Arial"/>
                <w:color w:val="000000" w:themeColor="accent1"/>
              </w:rPr>
              <w:t xml:space="preserve"> 25</w:t>
            </w:r>
          </w:p>
        </w:tc>
        <w:tc>
          <w:tcPr>
            <w:tcW w:w="4991" w:type="dxa"/>
          </w:tcPr>
          <w:p w14:paraId="1B7287B2" w14:textId="15D9D7DB" w:rsidR="00820ED5" w:rsidRDefault="00820ED5" w:rsidP="007468E4">
            <w:pPr>
              <w:rPr>
                <w:rFonts w:ascii="Arial" w:hAnsi="Arial"/>
                <w:color w:val="000000" w:themeColor="accent1"/>
                <w:szCs w:val="20"/>
              </w:rPr>
            </w:pPr>
            <w:r>
              <w:rPr>
                <w:rFonts w:ascii="Arial" w:hAnsi="Arial"/>
                <w:color w:val="000000" w:themeColor="accent1"/>
                <w:szCs w:val="20"/>
              </w:rPr>
              <w:t>De speler kan met de Q-knop de besturing schakelen naar automatisch lopen. Als de toetsen worden losgelaten blijft de speler doorbewegen in de laatst gekozen richting.</w:t>
            </w:r>
          </w:p>
        </w:tc>
        <w:tc>
          <w:tcPr>
            <w:tcW w:w="3060" w:type="dxa"/>
          </w:tcPr>
          <w:p w14:paraId="13CC71F6" w14:textId="1C875C3C" w:rsidR="00820ED5" w:rsidRDefault="00820ED5" w:rsidP="007468E4">
            <w:pPr>
              <w:rPr>
                <w:rFonts w:ascii="Arial" w:hAnsi="Arial"/>
                <w:color w:val="000000" w:themeColor="accent1"/>
              </w:rPr>
            </w:pPr>
            <w:r>
              <w:rPr>
                <w:rFonts w:ascii="Arial" w:hAnsi="Arial"/>
                <w:color w:val="000000" w:themeColor="accent1"/>
              </w:rPr>
              <w:t>C</w:t>
            </w:r>
          </w:p>
        </w:tc>
      </w:tr>
      <w:tr w:rsidR="00820ED5" w14:paraId="4082F32D" w14:textId="77777777" w:rsidTr="007468E4">
        <w:tc>
          <w:tcPr>
            <w:tcW w:w="1129" w:type="dxa"/>
          </w:tcPr>
          <w:p w14:paraId="7183B403" w14:textId="547F2467" w:rsidR="00820ED5" w:rsidRDefault="00820ED5" w:rsidP="007468E4">
            <w:pPr>
              <w:rPr>
                <w:rFonts w:ascii="Arial" w:hAnsi="Arial"/>
                <w:color w:val="000000" w:themeColor="accent1"/>
              </w:rPr>
            </w:pPr>
            <w:r>
              <w:rPr>
                <w:rFonts w:ascii="Arial" w:hAnsi="Arial"/>
                <w:color w:val="000000" w:themeColor="accent1"/>
              </w:rPr>
              <w:t>FR</w:t>
            </w:r>
            <w:r w:rsidR="007A4998">
              <w:rPr>
                <w:rFonts w:ascii="Arial" w:hAnsi="Arial"/>
                <w:color w:val="000000" w:themeColor="accent1"/>
              </w:rPr>
              <w:t xml:space="preserve"> 26</w:t>
            </w:r>
          </w:p>
        </w:tc>
        <w:tc>
          <w:tcPr>
            <w:tcW w:w="4991" w:type="dxa"/>
          </w:tcPr>
          <w:p w14:paraId="649DD784" w14:textId="563A9235" w:rsidR="00820ED5" w:rsidRDefault="004D3D6E" w:rsidP="007468E4">
            <w:pPr>
              <w:rPr>
                <w:rFonts w:ascii="Arial" w:hAnsi="Arial"/>
                <w:color w:val="000000" w:themeColor="accent1"/>
                <w:szCs w:val="20"/>
              </w:rPr>
            </w:pPr>
            <w:r>
              <w:rPr>
                <w:rFonts w:ascii="Arial" w:hAnsi="Arial"/>
                <w:color w:val="000000" w:themeColor="accent1"/>
                <w:szCs w:val="20"/>
              </w:rPr>
              <w:t>Er zit een onzichtbaarheidsbooster in het spel. Als de speler deze oppakt is hij 10? seconden lang onvindbaar voor de path</w:t>
            </w:r>
            <w:r w:rsidR="00FA6939">
              <w:rPr>
                <w:rFonts w:ascii="Arial" w:hAnsi="Arial"/>
                <w:color w:val="000000" w:themeColor="accent1"/>
                <w:szCs w:val="20"/>
              </w:rPr>
              <w:t>finding van vijanden.</w:t>
            </w:r>
          </w:p>
        </w:tc>
        <w:tc>
          <w:tcPr>
            <w:tcW w:w="3060" w:type="dxa"/>
          </w:tcPr>
          <w:p w14:paraId="1661C9AF" w14:textId="12177D86" w:rsidR="00820ED5" w:rsidRDefault="00820ED5" w:rsidP="007468E4">
            <w:pPr>
              <w:rPr>
                <w:rFonts w:ascii="Arial" w:hAnsi="Arial"/>
                <w:color w:val="000000" w:themeColor="accent1"/>
              </w:rPr>
            </w:pPr>
            <w:r>
              <w:rPr>
                <w:rFonts w:ascii="Arial" w:hAnsi="Arial"/>
                <w:color w:val="000000" w:themeColor="accent1"/>
              </w:rPr>
              <w:t>C</w:t>
            </w:r>
          </w:p>
        </w:tc>
      </w:tr>
      <w:tr w:rsidR="00820ED5" w14:paraId="52582D60" w14:textId="77777777" w:rsidTr="007468E4">
        <w:tc>
          <w:tcPr>
            <w:tcW w:w="1129" w:type="dxa"/>
          </w:tcPr>
          <w:p w14:paraId="7B8F1C3B" w14:textId="38B45D7C" w:rsidR="00820ED5" w:rsidRDefault="00820ED5" w:rsidP="007468E4">
            <w:pPr>
              <w:rPr>
                <w:rFonts w:ascii="Arial" w:hAnsi="Arial"/>
                <w:color w:val="000000" w:themeColor="accent1"/>
              </w:rPr>
            </w:pPr>
            <w:r>
              <w:rPr>
                <w:rFonts w:ascii="Arial" w:hAnsi="Arial"/>
                <w:color w:val="000000" w:themeColor="accent1"/>
              </w:rPr>
              <w:t xml:space="preserve">FR </w:t>
            </w:r>
            <w:r w:rsidR="007A4998">
              <w:rPr>
                <w:rFonts w:ascii="Arial" w:hAnsi="Arial"/>
                <w:color w:val="000000" w:themeColor="accent1"/>
              </w:rPr>
              <w:t>27</w:t>
            </w:r>
          </w:p>
        </w:tc>
        <w:tc>
          <w:tcPr>
            <w:tcW w:w="4991" w:type="dxa"/>
          </w:tcPr>
          <w:p w14:paraId="3C3B0B81" w14:textId="1206E1C8" w:rsidR="00820ED5" w:rsidRDefault="00820ED5" w:rsidP="007468E4">
            <w:pPr>
              <w:rPr>
                <w:rFonts w:ascii="Arial" w:hAnsi="Arial"/>
                <w:color w:val="000000" w:themeColor="accent1"/>
                <w:szCs w:val="20"/>
              </w:rPr>
            </w:pPr>
            <w:r>
              <w:rPr>
                <w:rFonts w:ascii="Arial" w:hAnsi="Arial"/>
                <w:color w:val="000000" w:themeColor="accent1"/>
                <w:szCs w:val="20"/>
              </w:rPr>
              <w:t>De sprite van de speler animeert tijdens het bewegen</w:t>
            </w:r>
          </w:p>
        </w:tc>
        <w:tc>
          <w:tcPr>
            <w:tcW w:w="3060" w:type="dxa"/>
          </w:tcPr>
          <w:p w14:paraId="4035284F" w14:textId="1BD18B14" w:rsidR="00820ED5" w:rsidRDefault="00820ED5" w:rsidP="007468E4">
            <w:pPr>
              <w:rPr>
                <w:rFonts w:ascii="Arial" w:hAnsi="Arial"/>
                <w:color w:val="000000" w:themeColor="accent1"/>
              </w:rPr>
            </w:pPr>
            <w:r>
              <w:rPr>
                <w:rFonts w:ascii="Arial" w:hAnsi="Arial"/>
                <w:color w:val="000000" w:themeColor="accent1"/>
              </w:rPr>
              <w:t>C</w:t>
            </w:r>
          </w:p>
        </w:tc>
      </w:tr>
      <w:tr w:rsidR="00820ED5" w14:paraId="5D7AF191" w14:textId="77777777" w:rsidTr="007468E4">
        <w:tc>
          <w:tcPr>
            <w:tcW w:w="1129" w:type="dxa"/>
          </w:tcPr>
          <w:p w14:paraId="61E78F53" w14:textId="68F191F9" w:rsidR="00820ED5" w:rsidRDefault="00820ED5" w:rsidP="007468E4">
            <w:pPr>
              <w:rPr>
                <w:rFonts w:ascii="Arial" w:hAnsi="Arial"/>
                <w:color w:val="000000" w:themeColor="accent1"/>
              </w:rPr>
            </w:pPr>
            <w:r>
              <w:rPr>
                <w:rFonts w:ascii="Arial" w:hAnsi="Arial"/>
                <w:color w:val="000000" w:themeColor="accent1"/>
              </w:rPr>
              <w:t>FR</w:t>
            </w:r>
            <w:r w:rsidR="007A4998">
              <w:rPr>
                <w:rFonts w:ascii="Arial" w:hAnsi="Arial"/>
                <w:color w:val="000000" w:themeColor="accent1"/>
              </w:rPr>
              <w:t xml:space="preserve"> 28</w:t>
            </w:r>
          </w:p>
        </w:tc>
        <w:tc>
          <w:tcPr>
            <w:tcW w:w="4991" w:type="dxa"/>
          </w:tcPr>
          <w:p w14:paraId="0B72562C" w14:textId="272052AC" w:rsidR="00820ED5" w:rsidRDefault="00820ED5" w:rsidP="007468E4">
            <w:pPr>
              <w:rPr>
                <w:rFonts w:ascii="Arial" w:hAnsi="Arial"/>
                <w:color w:val="000000" w:themeColor="accent1"/>
                <w:szCs w:val="20"/>
              </w:rPr>
            </w:pPr>
            <w:r>
              <w:rPr>
                <w:rFonts w:ascii="Arial" w:hAnsi="Arial"/>
                <w:color w:val="000000" w:themeColor="accent1"/>
                <w:szCs w:val="20"/>
              </w:rPr>
              <w:t>Er is een persistente high-score lijst waar de speler zijn naam aan toe kan voegen.</w:t>
            </w:r>
          </w:p>
        </w:tc>
        <w:tc>
          <w:tcPr>
            <w:tcW w:w="3060" w:type="dxa"/>
          </w:tcPr>
          <w:p w14:paraId="3C60827E" w14:textId="52EDE208" w:rsidR="00820ED5" w:rsidRDefault="00820ED5" w:rsidP="007468E4">
            <w:pPr>
              <w:rPr>
                <w:rFonts w:ascii="Arial" w:hAnsi="Arial"/>
                <w:color w:val="000000" w:themeColor="accent1"/>
              </w:rPr>
            </w:pPr>
            <w:r>
              <w:rPr>
                <w:rFonts w:ascii="Arial" w:hAnsi="Arial"/>
                <w:color w:val="000000" w:themeColor="accent1"/>
              </w:rPr>
              <w:t>C</w:t>
            </w:r>
          </w:p>
        </w:tc>
      </w:tr>
      <w:tr w:rsidR="00AD69F3" w14:paraId="1AC25DE5" w14:textId="77777777" w:rsidTr="007468E4">
        <w:tc>
          <w:tcPr>
            <w:tcW w:w="1129" w:type="dxa"/>
          </w:tcPr>
          <w:p w14:paraId="5F456467" w14:textId="6E54DBAB" w:rsidR="00AD69F3" w:rsidRDefault="00AD69F3" w:rsidP="00AD69F3">
            <w:pPr>
              <w:rPr>
                <w:rFonts w:ascii="Arial" w:hAnsi="Arial"/>
                <w:color w:val="000000" w:themeColor="accent1"/>
              </w:rPr>
            </w:pPr>
            <w:r>
              <w:rPr>
                <w:rFonts w:ascii="Arial" w:hAnsi="Arial"/>
                <w:color w:val="000000" w:themeColor="accent1"/>
              </w:rPr>
              <w:t>FR 24</w:t>
            </w:r>
          </w:p>
        </w:tc>
        <w:tc>
          <w:tcPr>
            <w:tcW w:w="4991" w:type="dxa"/>
          </w:tcPr>
          <w:p w14:paraId="0429AEF2" w14:textId="487C3338" w:rsidR="00AD69F3" w:rsidRDefault="00AD69F3" w:rsidP="00AD69F3">
            <w:pPr>
              <w:rPr>
                <w:rFonts w:ascii="Arial" w:hAnsi="Arial"/>
                <w:color w:val="000000" w:themeColor="accent1"/>
                <w:szCs w:val="20"/>
              </w:rPr>
            </w:pPr>
            <w:r>
              <w:rPr>
                <w:rFonts w:ascii="Arial" w:hAnsi="Arial"/>
                <w:color w:val="000000" w:themeColor="accent1"/>
                <w:szCs w:val="20"/>
              </w:rPr>
              <w:t>De applicatie draait full-screen.</w:t>
            </w:r>
          </w:p>
        </w:tc>
        <w:tc>
          <w:tcPr>
            <w:tcW w:w="3060" w:type="dxa"/>
          </w:tcPr>
          <w:p w14:paraId="4E292021" w14:textId="5FC5CE2C" w:rsidR="00AD69F3" w:rsidRDefault="00AD69F3" w:rsidP="00AD69F3">
            <w:pPr>
              <w:rPr>
                <w:rFonts w:ascii="Arial" w:hAnsi="Arial"/>
                <w:color w:val="000000" w:themeColor="accent1"/>
              </w:rPr>
            </w:pPr>
            <w:r>
              <w:rPr>
                <w:rFonts w:ascii="Arial" w:hAnsi="Arial"/>
                <w:color w:val="000000" w:themeColor="accent1"/>
              </w:rPr>
              <w:t>W</w:t>
            </w:r>
          </w:p>
        </w:tc>
      </w:tr>
      <w:tr w:rsidR="00820ED5" w14:paraId="50A84D1B" w14:textId="77777777" w:rsidTr="007468E4">
        <w:tc>
          <w:tcPr>
            <w:tcW w:w="1129" w:type="dxa"/>
          </w:tcPr>
          <w:p w14:paraId="5767057C" w14:textId="160C9655" w:rsidR="00820ED5" w:rsidRDefault="00820ED5" w:rsidP="007468E4">
            <w:pPr>
              <w:rPr>
                <w:rFonts w:ascii="Arial" w:hAnsi="Arial"/>
                <w:color w:val="000000" w:themeColor="accent1"/>
              </w:rPr>
            </w:pPr>
            <w:r>
              <w:rPr>
                <w:rFonts w:ascii="Arial" w:hAnsi="Arial"/>
                <w:color w:val="000000" w:themeColor="accent1"/>
              </w:rPr>
              <w:t>FR</w:t>
            </w:r>
            <w:r w:rsidR="007A4998">
              <w:rPr>
                <w:rFonts w:ascii="Arial" w:hAnsi="Arial"/>
                <w:color w:val="000000" w:themeColor="accent1"/>
              </w:rPr>
              <w:t xml:space="preserve"> 29</w:t>
            </w:r>
          </w:p>
        </w:tc>
        <w:tc>
          <w:tcPr>
            <w:tcW w:w="4991" w:type="dxa"/>
          </w:tcPr>
          <w:p w14:paraId="264A3FE3" w14:textId="6F56D89B" w:rsidR="00820ED5" w:rsidRDefault="00820ED5" w:rsidP="007468E4">
            <w:pPr>
              <w:rPr>
                <w:rFonts w:ascii="Arial" w:hAnsi="Arial"/>
                <w:color w:val="000000" w:themeColor="accent1"/>
                <w:szCs w:val="20"/>
              </w:rPr>
            </w:pPr>
            <w:r>
              <w:rPr>
                <w:rFonts w:ascii="Arial" w:hAnsi="Arial"/>
                <w:color w:val="000000" w:themeColor="accent1"/>
                <w:szCs w:val="20"/>
              </w:rPr>
              <w:t xml:space="preserve">Er zitten simpele geluidseffecten in het spel bij het oppakken van een muntje, </w:t>
            </w:r>
            <w:r w:rsidR="003C54EF">
              <w:rPr>
                <w:rFonts w:ascii="Arial" w:hAnsi="Arial"/>
                <w:color w:val="000000" w:themeColor="accent1"/>
                <w:szCs w:val="20"/>
              </w:rPr>
              <w:t>geraakt worden door een vijand, doodgaan</w:t>
            </w:r>
            <w:r>
              <w:rPr>
                <w:rFonts w:ascii="Arial" w:hAnsi="Arial"/>
                <w:color w:val="000000" w:themeColor="accent1"/>
                <w:szCs w:val="20"/>
              </w:rPr>
              <w:t xml:space="preserve"> en het oppakken van een booster.</w:t>
            </w:r>
          </w:p>
        </w:tc>
        <w:tc>
          <w:tcPr>
            <w:tcW w:w="3060" w:type="dxa"/>
          </w:tcPr>
          <w:p w14:paraId="0981B924" w14:textId="1090CF4B" w:rsidR="00820ED5" w:rsidRDefault="00EB2330" w:rsidP="007468E4">
            <w:pPr>
              <w:rPr>
                <w:rFonts w:ascii="Arial" w:hAnsi="Arial"/>
                <w:color w:val="000000" w:themeColor="accent1"/>
              </w:rPr>
            </w:pPr>
            <w:r>
              <w:rPr>
                <w:rFonts w:ascii="Arial" w:hAnsi="Arial"/>
                <w:color w:val="000000" w:themeColor="accent1"/>
              </w:rPr>
              <w:t>W</w:t>
            </w:r>
          </w:p>
        </w:tc>
      </w:tr>
      <w:tr w:rsidR="00820ED5" w14:paraId="0EBDA828" w14:textId="77777777" w:rsidTr="007468E4">
        <w:tc>
          <w:tcPr>
            <w:tcW w:w="1129" w:type="dxa"/>
          </w:tcPr>
          <w:p w14:paraId="33D40792" w14:textId="19A6121F" w:rsidR="00820ED5" w:rsidRDefault="00820ED5" w:rsidP="007468E4">
            <w:pPr>
              <w:rPr>
                <w:rFonts w:ascii="Arial" w:hAnsi="Arial"/>
                <w:color w:val="000000" w:themeColor="accent1"/>
              </w:rPr>
            </w:pPr>
            <w:r>
              <w:rPr>
                <w:rFonts w:ascii="Arial" w:hAnsi="Arial"/>
                <w:color w:val="000000" w:themeColor="accent1"/>
              </w:rPr>
              <w:t>FR</w:t>
            </w:r>
            <w:r w:rsidR="007A4998">
              <w:rPr>
                <w:rFonts w:ascii="Arial" w:hAnsi="Arial"/>
                <w:color w:val="000000" w:themeColor="accent1"/>
              </w:rPr>
              <w:t xml:space="preserve"> 30</w:t>
            </w:r>
          </w:p>
        </w:tc>
        <w:tc>
          <w:tcPr>
            <w:tcW w:w="4991" w:type="dxa"/>
          </w:tcPr>
          <w:p w14:paraId="68333A7D" w14:textId="7D1BFD97" w:rsidR="00820ED5" w:rsidRDefault="00820ED5" w:rsidP="007468E4">
            <w:pPr>
              <w:rPr>
                <w:rFonts w:ascii="Arial" w:hAnsi="Arial"/>
                <w:color w:val="000000" w:themeColor="accent1"/>
                <w:szCs w:val="20"/>
              </w:rPr>
            </w:pPr>
            <w:r>
              <w:rPr>
                <w:rFonts w:ascii="Arial" w:hAnsi="Arial"/>
                <w:color w:val="000000" w:themeColor="accent1"/>
                <w:szCs w:val="20"/>
              </w:rPr>
              <w:t>Het level wordt random gegenereerd.</w:t>
            </w:r>
          </w:p>
        </w:tc>
        <w:tc>
          <w:tcPr>
            <w:tcW w:w="3060" w:type="dxa"/>
          </w:tcPr>
          <w:p w14:paraId="1057AE12" w14:textId="1CE8C22D" w:rsidR="00820ED5" w:rsidRDefault="00820ED5" w:rsidP="007468E4">
            <w:pPr>
              <w:rPr>
                <w:rFonts w:ascii="Arial" w:hAnsi="Arial"/>
                <w:color w:val="000000" w:themeColor="accent1"/>
              </w:rPr>
            </w:pPr>
            <w:r>
              <w:rPr>
                <w:rFonts w:ascii="Arial" w:hAnsi="Arial"/>
                <w:color w:val="000000" w:themeColor="accent1"/>
              </w:rPr>
              <w:t>W</w:t>
            </w:r>
          </w:p>
        </w:tc>
      </w:tr>
      <w:tr w:rsidR="00820ED5" w14:paraId="12E4E6B7" w14:textId="77777777" w:rsidTr="007468E4">
        <w:tc>
          <w:tcPr>
            <w:tcW w:w="1129" w:type="dxa"/>
          </w:tcPr>
          <w:p w14:paraId="0594FBDA" w14:textId="7B009B1F" w:rsidR="00820ED5" w:rsidRDefault="007D77DA" w:rsidP="007C67C3">
            <w:pPr>
              <w:pBdr>
                <w:between w:val="single" w:sz="4" w:space="1" w:color="auto"/>
                <w:bar w:val="single" w:sz="4" w:color="auto"/>
              </w:pBdr>
              <w:rPr>
                <w:rFonts w:ascii="Arial" w:hAnsi="Arial"/>
                <w:color w:val="000000" w:themeColor="accent1"/>
              </w:rPr>
            </w:pPr>
            <w:r>
              <w:rPr>
                <w:rFonts w:ascii="Arial" w:hAnsi="Arial"/>
                <w:color w:val="000000" w:themeColor="accent1"/>
              </w:rPr>
              <w:t>FR</w:t>
            </w:r>
            <w:r w:rsidR="007A4998">
              <w:rPr>
                <w:rFonts w:ascii="Arial" w:hAnsi="Arial"/>
                <w:color w:val="000000" w:themeColor="accent1"/>
              </w:rPr>
              <w:t xml:space="preserve"> 31</w:t>
            </w:r>
          </w:p>
        </w:tc>
        <w:tc>
          <w:tcPr>
            <w:tcW w:w="4991" w:type="dxa"/>
          </w:tcPr>
          <w:p w14:paraId="3F8E801C" w14:textId="4996FB4C" w:rsidR="00820ED5" w:rsidRDefault="007D77DA" w:rsidP="007468E4">
            <w:pPr>
              <w:rPr>
                <w:rFonts w:ascii="Arial" w:hAnsi="Arial"/>
                <w:color w:val="000000" w:themeColor="accent1"/>
                <w:szCs w:val="20"/>
              </w:rPr>
            </w:pPr>
            <w:r>
              <w:rPr>
                <w:rFonts w:ascii="Arial" w:hAnsi="Arial"/>
                <w:color w:val="000000" w:themeColor="accent1"/>
                <w:szCs w:val="20"/>
              </w:rPr>
              <w:t xml:space="preserve">Er zit een ladderbooster in het spel. </w:t>
            </w:r>
            <w:r w:rsidR="00911D5F">
              <w:rPr>
                <w:rFonts w:ascii="Arial" w:hAnsi="Arial"/>
                <w:color w:val="000000" w:themeColor="accent1"/>
                <w:szCs w:val="20"/>
              </w:rPr>
              <w:t>De</w:t>
            </w:r>
            <w:r>
              <w:rPr>
                <w:rFonts w:ascii="Arial" w:hAnsi="Arial"/>
                <w:color w:val="000000" w:themeColor="accent1"/>
                <w:szCs w:val="20"/>
              </w:rPr>
              <w:t xml:space="preserve"> speler </w:t>
            </w:r>
            <w:r w:rsidR="00911D5F">
              <w:rPr>
                <w:rFonts w:ascii="Arial" w:hAnsi="Arial"/>
                <w:color w:val="000000" w:themeColor="accent1"/>
                <w:szCs w:val="20"/>
              </w:rPr>
              <w:t xml:space="preserve">pakt deze </w:t>
            </w:r>
            <w:r>
              <w:rPr>
                <w:rFonts w:ascii="Arial" w:hAnsi="Arial"/>
                <w:color w:val="000000" w:themeColor="accent1"/>
                <w:szCs w:val="20"/>
              </w:rPr>
              <w:t xml:space="preserve">op en kan </w:t>
            </w:r>
            <w:r w:rsidR="00F82448">
              <w:rPr>
                <w:rFonts w:ascii="Arial" w:hAnsi="Arial"/>
                <w:color w:val="000000" w:themeColor="accent1"/>
                <w:szCs w:val="20"/>
              </w:rPr>
              <w:t>hem</w:t>
            </w:r>
            <w:r>
              <w:rPr>
                <w:rFonts w:ascii="Arial" w:hAnsi="Arial"/>
                <w:color w:val="000000" w:themeColor="accent1"/>
                <w:szCs w:val="20"/>
              </w:rPr>
              <w:t xml:space="preserve"> gebruiken door op spatie te drukken</w:t>
            </w:r>
            <w:r w:rsidR="00267EC4">
              <w:rPr>
                <w:rFonts w:ascii="Arial" w:hAnsi="Arial"/>
                <w:color w:val="000000" w:themeColor="accent1"/>
                <w:szCs w:val="20"/>
              </w:rPr>
              <w:t xml:space="preserve"> terwijl hij tegen een muur </w:t>
            </w:r>
            <w:r w:rsidR="00911D5F">
              <w:rPr>
                <w:rFonts w:ascii="Arial" w:hAnsi="Arial"/>
                <w:color w:val="000000" w:themeColor="accent1"/>
                <w:szCs w:val="20"/>
              </w:rPr>
              <w:t>duwt</w:t>
            </w:r>
            <w:r w:rsidR="00267EC4">
              <w:rPr>
                <w:rFonts w:ascii="Arial" w:hAnsi="Arial"/>
                <w:color w:val="000000" w:themeColor="accent1"/>
                <w:szCs w:val="20"/>
              </w:rPr>
              <w:t>. Dan komt de lad</w:t>
            </w:r>
            <w:r w:rsidR="00F82448">
              <w:rPr>
                <w:rFonts w:ascii="Arial" w:hAnsi="Arial"/>
                <w:color w:val="000000" w:themeColor="accent1"/>
                <w:szCs w:val="20"/>
              </w:rPr>
              <w:t>d</w:t>
            </w:r>
            <w:r w:rsidR="00267EC4">
              <w:rPr>
                <w:rFonts w:ascii="Arial" w:hAnsi="Arial"/>
                <w:color w:val="000000" w:themeColor="accent1"/>
                <w:szCs w:val="20"/>
              </w:rPr>
              <w:t>er op deze muur te liggen en beweegt de speler eroverheen. De ladder verdwijnt zodra de speler er</w:t>
            </w:r>
            <w:r w:rsidR="00ED5928">
              <w:rPr>
                <w:rFonts w:ascii="Arial" w:hAnsi="Arial"/>
                <w:color w:val="000000" w:themeColor="accent1"/>
                <w:szCs w:val="20"/>
              </w:rPr>
              <w:t xml:space="preserve"> </w:t>
            </w:r>
            <w:r w:rsidR="00267EC4">
              <w:rPr>
                <w:rFonts w:ascii="Arial" w:hAnsi="Arial"/>
                <w:color w:val="000000" w:themeColor="accent1"/>
                <w:szCs w:val="20"/>
              </w:rPr>
              <w:t>af is.</w:t>
            </w:r>
          </w:p>
        </w:tc>
        <w:tc>
          <w:tcPr>
            <w:tcW w:w="3060" w:type="dxa"/>
          </w:tcPr>
          <w:p w14:paraId="58D58890" w14:textId="6AC49539" w:rsidR="00820ED5" w:rsidRDefault="00911D5F" w:rsidP="007468E4">
            <w:pPr>
              <w:rPr>
                <w:rFonts w:ascii="Arial" w:hAnsi="Arial"/>
                <w:color w:val="000000" w:themeColor="accent1"/>
              </w:rPr>
            </w:pPr>
            <w:r>
              <w:rPr>
                <w:rFonts w:ascii="Arial" w:hAnsi="Arial"/>
                <w:color w:val="000000" w:themeColor="accent1"/>
              </w:rPr>
              <w:t>W</w:t>
            </w:r>
          </w:p>
        </w:tc>
      </w:tr>
    </w:tbl>
    <w:p w14:paraId="04E1BD88" w14:textId="6C229360" w:rsidR="009F068E" w:rsidRDefault="009F068E" w:rsidP="009F068E">
      <w:pPr>
        <w:pStyle w:val="Heading1"/>
      </w:pPr>
      <w:bookmarkStart w:id="88" w:name="_Toc67053929"/>
      <w:r w:rsidRPr="009F068E">
        <w:lastRenderedPageBreak/>
        <w:t>Terugblik</w:t>
      </w:r>
    </w:p>
    <w:p w14:paraId="057CBDDE" w14:textId="4E8441DF" w:rsidR="009F068E" w:rsidRPr="009F068E" w:rsidRDefault="009F068E" w:rsidP="009F068E">
      <w:r>
        <w:t>Lijst Moscow dingen gedaan/niet gedaan.</w:t>
      </w:r>
    </w:p>
    <w:p w14:paraId="19A3F12C" w14:textId="113C7C12" w:rsidR="00C77D97" w:rsidRDefault="003D0135" w:rsidP="00334A29">
      <w:pPr>
        <w:pStyle w:val="Heading1"/>
        <w:numPr>
          <w:ilvl w:val="0"/>
          <w:numId w:val="0"/>
        </w:numPr>
      </w:pPr>
      <w:r>
        <w:t>Bronvermelding</w:t>
      </w:r>
      <w:bookmarkEnd w:id="88"/>
    </w:p>
    <w:p w14:paraId="1BB3D176" w14:textId="77777777" w:rsidR="000F1B1F" w:rsidRDefault="0076078C" w:rsidP="000F1B1F">
      <w:pPr>
        <w:pStyle w:val="ListParagraph"/>
        <w:numPr>
          <w:ilvl w:val="0"/>
          <w:numId w:val="25"/>
        </w:numPr>
        <w:spacing w:before="100" w:beforeAutospacing="1" w:after="100" w:afterAutospacing="1" w:line="480" w:lineRule="auto"/>
        <w:rPr>
          <w:rFonts w:ascii="Times New Roman" w:eastAsia="Times New Roman" w:hAnsi="Times New Roman" w:cs="Times New Roman"/>
          <w:color w:val="auto"/>
          <w:sz w:val="24"/>
          <w:szCs w:val="24"/>
        </w:rPr>
      </w:pPr>
      <w:r w:rsidRPr="00C11C3A">
        <w:rPr>
          <w:rFonts w:ascii="Times New Roman" w:eastAsia="Times New Roman" w:hAnsi="Times New Roman" w:cs="Times New Roman"/>
          <w:i/>
          <w:iCs/>
          <w:color w:val="auto"/>
          <w:sz w:val="24"/>
          <w:szCs w:val="24"/>
        </w:rPr>
        <w:t>I-OOPD 20/21 S2 Beroepsproduct (Game) - Opdrachtomschrijving</w:t>
      </w:r>
      <w:r w:rsidRPr="00C11C3A">
        <w:rPr>
          <w:rFonts w:ascii="Times New Roman" w:eastAsia="Times New Roman" w:hAnsi="Times New Roman" w:cs="Times New Roman"/>
          <w:color w:val="auto"/>
          <w:sz w:val="24"/>
          <w:szCs w:val="24"/>
        </w:rPr>
        <w:t xml:space="preserve">. (z.d.). OnderwijsOnline. Geraadpleegd op 16 maart 2021, van </w:t>
      </w:r>
      <w:hyperlink r:id="rId33" w:history="1">
        <w:r w:rsidR="00BC2A41" w:rsidRPr="0061608D">
          <w:rPr>
            <w:rStyle w:val="Hyperlink"/>
            <w:rFonts w:ascii="Times New Roman" w:eastAsia="Times New Roman" w:hAnsi="Times New Roman" w:cs="Times New Roman"/>
            <w:sz w:val="24"/>
            <w:szCs w:val="24"/>
          </w:rPr>
          <w:t>https://onderwijsonline.han.nl/elearning/lesson/Vqd0A1gq</w:t>
        </w:r>
      </w:hyperlink>
      <w:r w:rsidR="000F1B1F" w:rsidRPr="000F1B1F">
        <w:rPr>
          <w:rFonts w:ascii="Times New Roman" w:eastAsia="Times New Roman" w:hAnsi="Times New Roman" w:cs="Times New Roman"/>
          <w:color w:val="auto"/>
          <w:sz w:val="24"/>
          <w:szCs w:val="24"/>
        </w:rPr>
        <w:t xml:space="preserve"> </w:t>
      </w:r>
    </w:p>
    <w:p w14:paraId="28F70B08" w14:textId="0D605D7D" w:rsidR="0076078C" w:rsidRPr="000F1B1F" w:rsidRDefault="000F1B1F" w:rsidP="000F1B1F">
      <w:pPr>
        <w:pStyle w:val="ListParagraph"/>
        <w:numPr>
          <w:ilvl w:val="0"/>
          <w:numId w:val="25"/>
        </w:numPr>
        <w:spacing w:before="100" w:beforeAutospacing="1" w:after="100" w:afterAutospacing="1" w:line="480" w:lineRule="auto"/>
        <w:rPr>
          <w:rFonts w:ascii="Times New Roman" w:eastAsia="Times New Roman" w:hAnsi="Times New Roman" w:cs="Times New Roman"/>
          <w:color w:val="auto"/>
          <w:sz w:val="24"/>
          <w:szCs w:val="24"/>
        </w:rPr>
      </w:pPr>
      <w:r w:rsidRPr="00C11C3A">
        <w:rPr>
          <w:rFonts w:ascii="Times New Roman" w:eastAsia="Times New Roman" w:hAnsi="Times New Roman" w:cs="Times New Roman"/>
          <w:color w:val="auto"/>
          <w:sz w:val="24"/>
          <w:szCs w:val="24"/>
        </w:rPr>
        <w:t xml:space="preserve">Wikipedia-bijdragers. (2021, 26 januari). </w:t>
      </w:r>
      <w:r w:rsidRPr="00C11C3A">
        <w:rPr>
          <w:rFonts w:ascii="Times New Roman" w:eastAsia="Times New Roman" w:hAnsi="Times New Roman" w:cs="Times New Roman"/>
          <w:i/>
          <w:iCs/>
          <w:color w:val="auto"/>
          <w:sz w:val="24"/>
          <w:szCs w:val="24"/>
        </w:rPr>
        <w:t>Pac-Man</w:t>
      </w:r>
      <w:r w:rsidRPr="00C11C3A">
        <w:rPr>
          <w:rFonts w:ascii="Times New Roman" w:eastAsia="Times New Roman" w:hAnsi="Times New Roman" w:cs="Times New Roman"/>
          <w:color w:val="auto"/>
          <w:sz w:val="24"/>
          <w:szCs w:val="24"/>
        </w:rPr>
        <w:t>. Wikipedia. https://nl.wikipedia.org/wiki/Pac-Man</w:t>
      </w:r>
    </w:p>
    <w:p w14:paraId="68B493DA" w14:textId="6F00EF32" w:rsidR="00BC2A41" w:rsidRDefault="00BC2A41" w:rsidP="00BC2A41">
      <w:pPr>
        <w:pStyle w:val="ListParagraph"/>
        <w:numPr>
          <w:ilvl w:val="0"/>
          <w:numId w:val="25"/>
        </w:numPr>
        <w:spacing w:before="100" w:beforeAutospacing="1" w:after="100" w:afterAutospacing="1" w:line="480" w:lineRule="auto"/>
        <w:rPr>
          <w:rFonts w:ascii="Times New Roman" w:eastAsia="Times New Roman" w:hAnsi="Times New Roman" w:cs="Times New Roman"/>
          <w:color w:val="auto"/>
          <w:sz w:val="24"/>
          <w:szCs w:val="24"/>
        </w:rPr>
      </w:pPr>
      <w:r w:rsidRPr="00BC2A41">
        <w:rPr>
          <w:rFonts w:ascii="Times New Roman" w:eastAsia="Times New Roman" w:hAnsi="Times New Roman" w:cs="Times New Roman"/>
          <w:color w:val="auto"/>
          <w:sz w:val="24"/>
          <w:szCs w:val="24"/>
        </w:rPr>
        <w:t xml:space="preserve">Academie IT en Mediadesign - HAN. (2019). </w:t>
      </w:r>
      <w:r w:rsidRPr="00BC2A41">
        <w:rPr>
          <w:rFonts w:ascii="Times New Roman" w:eastAsia="Times New Roman" w:hAnsi="Times New Roman" w:cs="Times New Roman"/>
          <w:i/>
          <w:iCs/>
          <w:color w:val="auto"/>
          <w:sz w:val="24"/>
          <w:szCs w:val="24"/>
        </w:rPr>
        <w:t>Beoordelingsmodel Beroepsopdracht OOPD</w:t>
      </w:r>
      <w:r w:rsidRPr="00BC2A41">
        <w:rPr>
          <w:rFonts w:ascii="Times New Roman" w:eastAsia="Times New Roman" w:hAnsi="Times New Roman" w:cs="Times New Roman"/>
          <w:color w:val="auto"/>
          <w:sz w:val="24"/>
          <w:szCs w:val="24"/>
        </w:rPr>
        <w:t xml:space="preserve">. iSAS. </w:t>
      </w:r>
      <w:hyperlink r:id="rId34" w:history="1">
        <w:r w:rsidR="005C0498" w:rsidRPr="0061608D">
          <w:rPr>
            <w:rStyle w:val="Hyperlink"/>
            <w:rFonts w:ascii="Times New Roman" w:eastAsia="Times New Roman" w:hAnsi="Times New Roman" w:cs="Times New Roman"/>
            <w:sz w:val="24"/>
            <w:szCs w:val="24"/>
          </w:rPr>
          <w:t>https://isas.han.nl/Default.aspx?F=BekijkProtocol&amp;Eigenaar=AIM&amp;OWE=OOPD&amp;Toets=B_Ass&amp;Jaar=2019&amp;Nr=1</w:t>
        </w:r>
      </w:hyperlink>
    </w:p>
    <w:p w14:paraId="783C6CDD" w14:textId="0A891A02" w:rsidR="00C55EE0" w:rsidRDefault="00C55EE0" w:rsidP="00C55EE0">
      <w:pPr>
        <w:pStyle w:val="ListParagraph"/>
        <w:numPr>
          <w:ilvl w:val="0"/>
          <w:numId w:val="25"/>
        </w:numPr>
        <w:spacing w:before="100" w:beforeAutospacing="1" w:after="100" w:afterAutospacing="1" w:line="480" w:lineRule="auto"/>
        <w:rPr>
          <w:rFonts w:ascii="Times New Roman" w:eastAsia="Times New Roman" w:hAnsi="Times New Roman" w:cs="Times New Roman"/>
          <w:color w:val="auto"/>
          <w:sz w:val="24"/>
          <w:szCs w:val="24"/>
        </w:rPr>
      </w:pPr>
      <w:r w:rsidRPr="00A07015">
        <w:rPr>
          <w:rFonts w:ascii="Times New Roman" w:eastAsia="Times New Roman" w:hAnsi="Times New Roman" w:cs="Times New Roman"/>
          <w:color w:val="auto"/>
          <w:sz w:val="24"/>
          <w:szCs w:val="24"/>
          <w:lang w:val="en-US"/>
        </w:rPr>
        <w:t xml:space="preserve">Baeldung. (2020, 7 maart). </w:t>
      </w:r>
      <w:r w:rsidRPr="00A07015">
        <w:rPr>
          <w:rFonts w:ascii="Times New Roman" w:eastAsia="Times New Roman" w:hAnsi="Times New Roman" w:cs="Times New Roman"/>
          <w:i/>
          <w:iCs/>
          <w:color w:val="auto"/>
          <w:sz w:val="24"/>
          <w:szCs w:val="24"/>
          <w:lang w:val="en-US"/>
        </w:rPr>
        <w:t>Introduction to Javadoc</w:t>
      </w:r>
      <w:r w:rsidRPr="00A07015">
        <w:rPr>
          <w:rFonts w:ascii="Times New Roman" w:eastAsia="Times New Roman" w:hAnsi="Times New Roman" w:cs="Times New Roman"/>
          <w:color w:val="auto"/>
          <w:sz w:val="24"/>
          <w:szCs w:val="24"/>
          <w:lang w:val="en-US"/>
        </w:rPr>
        <w:t xml:space="preserve">. </w:t>
      </w:r>
      <w:hyperlink r:id="rId35" w:history="1">
        <w:r w:rsidR="004A7EF5" w:rsidRPr="001608B2">
          <w:rPr>
            <w:rStyle w:val="Hyperlink"/>
            <w:rFonts w:ascii="Times New Roman" w:eastAsia="Times New Roman" w:hAnsi="Times New Roman" w:cs="Times New Roman"/>
            <w:sz w:val="24"/>
            <w:szCs w:val="24"/>
          </w:rPr>
          <w:t>https://www.baeldung.com/javadoc</w:t>
        </w:r>
      </w:hyperlink>
    </w:p>
    <w:p w14:paraId="2FDCDCE9" w14:textId="7A446C33" w:rsidR="004A7EF5" w:rsidRPr="00F43048" w:rsidRDefault="00F43048" w:rsidP="00F43048">
      <w:pPr>
        <w:pStyle w:val="ListParagraph"/>
        <w:numPr>
          <w:ilvl w:val="0"/>
          <w:numId w:val="25"/>
        </w:numPr>
        <w:spacing w:before="100" w:beforeAutospacing="1" w:after="100" w:afterAutospacing="1" w:line="480" w:lineRule="auto"/>
        <w:rPr>
          <w:rFonts w:ascii="Times New Roman" w:eastAsia="Times New Roman" w:hAnsi="Times New Roman" w:cs="Times New Roman"/>
          <w:color w:val="auto"/>
          <w:sz w:val="24"/>
          <w:szCs w:val="24"/>
        </w:rPr>
      </w:pPr>
      <w:r w:rsidRPr="00F43048">
        <w:rPr>
          <w:rFonts w:ascii="Times New Roman" w:eastAsia="Times New Roman" w:hAnsi="Times New Roman" w:cs="Times New Roman"/>
          <w:color w:val="auto"/>
          <w:sz w:val="24"/>
          <w:szCs w:val="24"/>
        </w:rPr>
        <w:t xml:space="preserve">Wikipedia-bijdragers. (2021b, </w:t>
      </w:r>
      <w:ins w:id="89" w:author="Pieter Oosterbroek (student)" w:date="2021-03-24T11:28:00Z">
        <w:r w:rsidR="00D14C25">
          <w:rPr>
            <w:rFonts w:ascii="Times New Roman" w:eastAsia="Times New Roman" w:hAnsi="Times New Roman" w:cs="Times New Roman"/>
            <w:color w:val="auto"/>
            <w:sz w:val="24"/>
            <w:szCs w:val="24"/>
          </w:rPr>
          <w:t>5</w:t>
        </w:r>
        <w:r w:rsidR="004846AB">
          <w:rPr>
            <w:rFonts w:ascii="Times New Roman" w:eastAsia="Times New Roman" w:hAnsi="Times New Roman" w:cs="Times New Roman"/>
            <w:color w:val="auto"/>
            <w:sz w:val="24"/>
            <w:szCs w:val="24"/>
          </w:rPr>
          <w:t xml:space="preserve"> </w:t>
        </w:r>
      </w:ins>
      <w:r w:rsidRPr="00F43048">
        <w:rPr>
          <w:rFonts w:ascii="Times New Roman" w:eastAsia="Times New Roman" w:hAnsi="Times New Roman" w:cs="Times New Roman"/>
          <w:color w:val="auto"/>
          <w:sz w:val="24"/>
          <w:szCs w:val="24"/>
        </w:rPr>
        <w:t>maart</w:t>
      </w:r>
      <w:del w:id="90" w:author="Pieter Oosterbroek (student)" w:date="2021-03-24T11:28:00Z">
        <w:r w:rsidRPr="00F43048" w:rsidDel="00D14C25">
          <w:rPr>
            <w:rFonts w:ascii="Times New Roman" w:eastAsia="Times New Roman" w:hAnsi="Times New Roman" w:cs="Times New Roman"/>
            <w:color w:val="auto"/>
            <w:sz w:val="24"/>
            <w:szCs w:val="24"/>
          </w:rPr>
          <w:delText xml:space="preserve"> 5</w:delText>
        </w:r>
      </w:del>
      <w:r w:rsidRPr="00F43048">
        <w:rPr>
          <w:rFonts w:ascii="Times New Roman" w:eastAsia="Times New Roman" w:hAnsi="Times New Roman" w:cs="Times New Roman"/>
          <w:color w:val="auto"/>
          <w:sz w:val="24"/>
          <w:szCs w:val="24"/>
        </w:rPr>
        <w:t xml:space="preserve">). </w:t>
      </w:r>
      <w:r w:rsidRPr="00F43048">
        <w:rPr>
          <w:rFonts w:ascii="Times New Roman" w:eastAsia="Times New Roman" w:hAnsi="Times New Roman" w:cs="Times New Roman"/>
          <w:i/>
          <w:iCs/>
          <w:color w:val="auto"/>
          <w:sz w:val="24"/>
          <w:szCs w:val="24"/>
        </w:rPr>
        <w:t>MoSCoW-methode</w:t>
      </w:r>
      <w:r w:rsidRPr="00F43048">
        <w:rPr>
          <w:rFonts w:ascii="Times New Roman" w:eastAsia="Times New Roman" w:hAnsi="Times New Roman" w:cs="Times New Roman"/>
          <w:color w:val="auto"/>
          <w:sz w:val="24"/>
          <w:szCs w:val="24"/>
        </w:rPr>
        <w:t>. Wikipedia. https://nl.wikipedia.org/wiki/MoSCoW-methode</w:t>
      </w:r>
    </w:p>
    <w:p w14:paraId="5C51389E" w14:textId="188D1A60" w:rsidR="005C0498" w:rsidRPr="00D14C25" w:rsidDel="00D14C25" w:rsidRDefault="005C0498">
      <w:pPr>
        <w:spacing w:before="100" w:beforeAutospacing="1" w:after="100" w:afterAutospacing="1" w:line="480" w:lineRule="auto"/>
        <w:rPr>
          <w:del w:id="91" w:author="Pieter Oosterbroek (student)" w:date="2021-03-24T11:27:00Z"/>
          <w:rFonts w:ascii="Times New Roman" w:eastAsia="Times New Roman" w:hAnsi="Times New Roman" w:cs="Times New Roman"/>
          <w:color w:val="auto"/>
          <w:sz w:val="24"/>
          <w:szCs w:val="24"/>
          <w:rPrChange w:id="92" w:author="Pieter Oosterbroek (student)" w:date="2021-03-24T11:27:00Z">
            <w:rPr>
              <w:del w:id="93" w:author="Pieter Oosterbroek (student)" w:date="2021-03-24T11:27:00Z"/>
            </w:rPr>
          </w:rPrChange>
        </w:rPr>
        <w:pPrChange w:id="94" w:author="Pieter Oosterbroek (student)" w:date="2021-03-24T11:27:00Z">
          <w:pPr>
            <w:pStyle w:val="ListParagraph"/>
            <w:spacing w:before="100" w:beforeAutospacing="1" w:after="100" w:afterAutospacing="1" w:line="480" w:lineRule="auto"/>
            <w:ind w:left="360"/>
          </w:pPr>
        </w:pPrChange>
      </w:pPr>
    </w:p>
    <w:p w14:paraId="2934099F" w14:textId="609F79ED" w:rsidR="00BC2A41" w:rsidRPr="00C11C3A" w:rsidDel="00D14C25" w:rsidRDefault="00BC2A41" w:rsidP="00BC2A41">
      <w:pPr>
        <w:pStyle w:val="ListParagraph"/>
        <w:spacing w:before="100" w:beforeAutospacing="1" w:after="100" w:afterAutospacing="1" w:line="480" w:lineRule="auto"/>
        <w:ind w:left="360"/>
        <w:rPr>
          <w:del w:id="95" w:author="Pieter Oosterbroek (student)" w:date="2021-03-24T11:27:00Z"/>
          <w:rFonts w:ascii="Times New Roman" w:eastAsia="Times New Roman" w:hAnsi="Times New Roman" w:cs="Times New Roman"/>
          <w:color w:val="auto"/>
          <w:sz w:val="24"/>
          <w:szCs w:val="24"/>
        </w:rPr>
      </w:pPr>
    </w:p>
    <w:p w14:paraId="318C35F5" w14:textId="3B99E2F0" w:rsidR="00844E0A" w:rsidRPr="00844E0A" w:rsidRDefault="00193481">
      <w:pPr>
        <w:pStyle w:val="Heading1"/>
        <w:numPr>
          <w:ilvl w:val="0"/>
          <w:numId w:val="0"/>
        </w:numPr>
      </w:pPr>
      <w:r>
        <w:br w:type="page"/>
      </w:r>
      <w:bookmarkStart w:id="96" w:name="_Toc66373210"/>
      <w:bookmarkStart w:id="97" w:name="_Toc66963316"/>
      <w:bookmarkStart w:id="98" w:name="_Toc67053930"/>
      <w:r w:rsidR="00037EEB">
        <w:rPr>
          <w:noProof/>
        </w:rPr>
        <w:lastRenderedPageBreak/>
        <mc:AlternateContent>
          <mc:Choice Requires="wpg">
            <w:drawing>
              <wp:anchor distT="0" distB="0" distL="114300" distR="114300" simplePos="0" relativeHeight="251658240" behindDoc="0" locked="1" layoutInCell="1" allowOverlap="1" wp14:anchorId="3BE10B7F" wp14:editId="54BA8157">
                <wp:simplePos x="0" y="0"/>
                <wp:positionH relativeFrom="page">
                  <wp:posOffset>0</wp:posOffset>
                </wp:positionH>
                <wp:positionV relativeFrom="page">
                  <wp:posOffset>0</wp:posOffset>
                </wp:positionV>
                <wp:extent cx="7570800" cy="10677600"/>
                <wp:effectExtent l="0" t="0" r="0" b="9525"/>
                <wp:wrapNone/>
                <wp:docPr id="4" name="Groep 4"/>
                <wp:cNvGraphicFramePr/>
                <a:graphic xmlns:a="http://schemas.openxmlformats.org/drawingml/2006/main">
                  <a:graphicData uri="http://schemas.microsoft.com/office/word/2010/wordprocessingGroup">
                    <wpg:wgp>
                      <wpg:cNvGrpSpPr/>
                      <wpg:grpSpPr>
                        <a:xfrm>
                          <a:off x="0" y="0"/>
                          <a:ext cx="7570800" cy="10677600"/>
                          <a:chOff x="0" y="0"/>
                          <a:chExt cx="7572375" cy="10677525"/>
                        </a:xfrm>
                      </wpg:grpSpPr>
                      <pic:pic xmlns:pic="http://schemas.openxmlformats.org/drawingml/2006/picture">
                        <pic:nvPicPr>
                          <pic:cNvPr id="1" name="Afbeelding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047875" y="3943350"/>
                            <a:ext cx="3455670" cy="2235200"/>
                          </a:xfrm>
                          <a:prstGeom prst="rect">
                            <a:avLst/>
                          </a:prstGeom>
                        </pic:spPr>
                      </pic:pic>
                      <wps:wsp>
                        <wps:cNvPr id="3" name="Rechthoek 2"/>
                        <wps:cNvSpPr/>
                        <wps:spPr>
                          <a:xfrm>
                            <a:off x="0" y="0"/>
                            <a:ext cx="7572375" cy="9715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hthoek 3"/>
                        <wps:cNvSpPr/>
                        <wps:spPr>
                          <a:xfrm>
                            <a:off x="0" y="9705975"/>
                            <a:ext cx="7572375" cy="9715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47F702" id="Groep 4" o:spid="_x0000_s1026" style="position:absolute;margin-left:0;margin-top:0;width:596.15pt;height:840.75pt;z-index:251658240;mso-position-horizontal-relative:page;mso-position-vertical-relative:page;mso-width-relative:margin;mso-height-relative:margin" coordsize="75723,106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7" type="#_x0000_t75" style="position:absolute;left:20478;top:39433;width:34557;height:22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">
                  <v:imagedata r:id="rId37" o:title=""/>
                </v:shape>
                <v:rect id="Rechthoek 2" o:spid="_x0000_s1028" style="position:absolute;width:75723;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" fillcolor="white [3201]" stroked="f" strokeweight="1pt"/>
                <v:rect id="Rechthoek 3" o:spid="_x0000_s1029" style="position:absolute;top:97059;width:75723;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" fillcolor="white [3201]" stroked="f" strokeweight="1pt"/>
                <w10:wrap anchorx="page" anchory="page"/>
                <w10:anchorlock/>
              </v:group>
            </w:pict>
          </mc:Fallback>
        </mc:AlternateContent>
      </w:r>
      <w:bookmarkEnd w:id="96"/>
      <w:bookmarkEnd w:id="97"/>
      <w:bookmarkEnd w:id="98"/>
    </w:p>
    <w:sectPr w:rsidR="00844E0A" w:rsidRPr="00844E0A" w:rsidSect="00B25FE7">
      <w:headerReference w:type="default" r:id="rId38"/>
      <w:footerReference w:type="default" r:id="rId39"/>
      <w:pgSz w:w="11906" w:h="16838" w:code="9"/>
      <w:pgMar w:top="2268" w:right="1361" w:bottom="1418" w:left="1361" w:header="709" w:footer="567" w:gutter="0"/>
      <w:cols w:space="70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 w:author="Bart van der Wal" w:date="2021-03-17T10:26:00Z" w:initials="BW">
    <w:p w14:paraId="18EB7809" w14:textId="0D16D83A" w:rsidR="78AA4A84" w:rsidRDefault="78AA4A84">
      <w:pPr>
        <w:pStyle w:val="CommentText"/>
      </w:pPr>
      <w:r>
        <w:t>Mooi op zich een flow diagram. Ik mis alleen de toelichting. Je hebt nu alleen een overgang van spelScherm naa eindScherm met een soort continue check. Terwijl de andere twee overgangen niet zo'n check in zit. Daar suggereeer de bol meer een soort knop.</w:t>
      </w:r>
      <w:r>
        <w:rPr>
          <w:rStyle w:val="CommentReference"/>
        </w:rPr>
        <w:annotationRef/>
      </w:r>
    </w:p>
    <w:p w14:paraId="02F7618F" w14:textId="1B77FA0B" w:rsidR="78AA4A84" w:rsidRDefault="78AA4A84">
      <w:pPr>
        <w:pStyle w:val="CommentText"/>
      </w:pPr>
    </w:p>
    <w:p w14:paraId="1330DD13" w14:textId="24FB6B65" w:rsidR="78AA4A84" w:rsidRDefault="78AA4A84">
      <w:pPr>
        <w:pStyle w:val="CommentText"/>
      </w:pPr>
      <w:r>
        <w:t>Ik zou in functioneel document geen flow diagram gebruiken, maar gewoon in tekst de 3 schermen + de overgangen ertussen beschrijven, en met scherm ontwerp. Dus verplaatsen. Ik ben dan ook wel benieuwd hoe je de check dan implementeert. Meest logisch lijkt me gewoon een 'currentScreen' te hebben, met wat int constanten of (liever) een Enum. En die check je dan in de draw() van PApple subklasse en delegeert dan naar draw() van huidige actieve scherm. Je kun zelfs hier je polymorfie al in stoppen (of extra polymorfie).</w:t>
      </w:r>
    </w:p>
  </w:comment>
  <w:comment w:id="42" w:author="Bart van der Wal" w:date="2021-03-23T10:50:00Z" w:initials="BvdW">
    <w:p w14:paraId="3EA7FB47" w14:textId="6CF552CF" w:rsidR="008F7D57" w:rsidRDefault="008F7D57">
      <w:pPr>
        <w:pStyle w:val="CommentText"/>
      </w:pPr>
      <w:r>
        <w:rPr>
          <w:rStyle w:val="CommentReference"/>
        </w:rPr>
        <w:annotationRef/>
      </w:r>
      <w:r>
        <w:t>Licht nog even het verschil tussen 'moeilijkheidsgraad</w:t>
      </w:r>
      <w:r w:rsidR="00BE44AC">
        <w:t xml:space="preserve"> in het menu</w:t>
      </w:r>
      <w:r>
        <w:t xml:space="preserve">' en 'niveau' </w:t>
      </w:r>
      <w:r w:rsidR="00BE44AC">
        <w:t xml:space="preserve">en 'startmoeilijkheidsgraag' </w:t>
      </w:r>
      <w:r w:rsidR="00AD384A">
        <w:t xml:space="preserve">toe. </w:t>
      </w:r>
      <w:r w:rsidR="008A1CC1">
        <w:t xml:space="preserve">Ik snap het wel een beetje, maar termen lijken </w:t>
      </w:r>
      <w:r w:rsidR="00BE44AC">
        <w:t xml:space="preserve">beetje </w:t>
      </w:r>
      <w:r w:rsidR="008A1CC1">
        <w:t>uitwisselbaar.</w:t>
      </w:r>
      <w:r w:rsidR="00FB695A">
        <w:t xml:space="preserve"> E.g. …</w:t>
      </w:r>
      <w:r w:rsidR="00CA3B80">
        <w:t xml:space="preserve">"In startschermn kan… moeilijkheidsgraad. Dit noemen we de startmoeilijkheidsgraad en deze bepaalt de moeilijkheidsgraad die </w:t>
      </w:r>
      <w:r w:rsidR="00A37056">
        <w:t>cijfer 1 tot en met oneindig".</w:t>
      </w:r>
      <w:r w:rsidR="00A37056">
        <w:br/>
      </w:r>
      <w:r w:rsidR="00A37056">
        <w:br/>
        <w:t>Pff</w:t>
      </w:r>
      <w:r w:rsidR="003A1E73">
        <w:t xml:space="preserve"> ik vind het ook lastig, wellicht kun je dit in TO</w:t>
      </w:r>
      <w:r w:rsidR="00EF3E18">
        <w:t xml:space="preserve"> specifieker beschrijven.</w:t>
      </w:r>
    </w:p>
  </w:comment>
  <w:comment w:id="59" w:author="Bart van der Wal" w:date="2021-03-23T10:48:00Z" w:initials="BvdW">
    <w:p w14:paraId="3C1CA7BB" w14:textId="3665B8F6" w:rsidR="005B70AC" w:rsidRDefault="005B70AC">
      <w:pPr>
        <w:pStyle w:val="CommentText"/>
      </w:pPr>
      <w:r>
        <w:rPr>
          <w:rStyle w:val="CommentReference"/>
        </w:rPr>
        <w:annotationRef/>
      </w:r>
      <w:r>
        <w:t xml:space="preserve">Nice uitgedacht! </w:t>
      </w:r>
      <w:r w:rsidR="00E53E2B">
        <w:t>Ik heb het niet doordacht; kijk even in game hoe het uitpakt</w:t>
      </w:r>
      <w:r w:rsidR="00EA0391">
        <w:t>, je mag nog wijzigen, maar je hebt nu in ieder geval een mechanisme uitgedacht.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330DD13" w15:done="1"/>
  <w15:commentEx w15:paraId="3EA7FB47" w15:done="1"/>
  <w15:commentEx w15:paraId="3C1CA7B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5D7A5BD3" w16cex:dateUtc="2021-03-17T09:26:00Z"/>
  <w16cex:commentExtensible w16cex:durableId="24044670" w16cex:dateUtc="2021-03-23T09:50:00Z"/>
  <w16cex:commentExtensible w16cex:durableId="240445FB" w16cex:dateUtc="2021-03-23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330DD13" w16cid:durableId="5D7A5BD3"/>
  <w16cid:commentId w16cid:paraId="3EA7FB47" w16cid:durableId="24044670"/>
  <w16cid:commentId w16cid:paraId="3C1CA7BB" w16cid:durableId="240445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BA3892" w14:textId="77777777" w:rsidR="00AB10AE" w:rsidRDefault="00AB10AE">
      <w:pPr>
        <w:spacing w:line="240" w:lineRule="auto"/>
      </w:pPr>
      <w:r>
        <w:separator/>
      </w:r>
    </w:p>
  </w:endnote>
  <w:endnote w:type="continuationSeparator" w:id="0">
    <w:p w14:paraId="58407907" w14:textId="77777777" w:rsidR="00AB10AE" w:rsidRDefault="00AB10AE">
      <w:pPr>
        <w:spacing w:line="240" w:lineRule="auto"/>
      </w:pPr>
      <w:r>
        <w:continuationSeparator/>
      </w:r>
    </w:p>
  </w:endnote>
  <w:endnote w:type="continuationNotice" w:id="1">
    <w:p w14:paraId="2AAD4B5C" w14:textId="77777777" w:rsidR="00AB10AE" w:rsidRDefault="00AB10A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altName w:val="Arial"/>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BB6EDD" w14:textId="77777777" w:rsidR="00B76BB2" w:rsidRPr="00C4788D" w:rsidRDefault="00B76BB2">
    <w:pPr>
      <w:spacing w:after="160" w:line="259" w:lineRule="auto"/>
      <w:rPr>
        <w:sz w:val="16"/>
        <w:szCs w:val="16"/>
      </w:rPr>
    </w:pPr>
  </w:p>
  <w:p w14:paraId="6598F0E5" w14:textId="77777777" w:rsidR="00B76BB2" w:rsidRDefault="00B76BB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C0F16" w14:textId="2CE9E38C" w:rsidR="00B76BB2" w:rsidRPr="00B25FE7" w:rsidRDefault="00B25FE7" w:rsidP="005326EA">
    <w:pPr>
      <w:pStyle w:val="Footer"/>
      <w:tabs>
        <w:tab w:val="clear" w:pos="9185"/>
        <w:tab w:val="right" w:pos="9184"/>
      </w:tabs>
    </w:pPr>
    <w:r w:rsidRPr="00DB6A02">
      <w:rPr>
        <w:noProof/>
      </w:rPr>
      <w:drawing>
        <wp:anchor distT="0" distB="0" distL="114300" distR="114300" simplePos="0" relativeHeight="251658243" behindDoc="1" locked="0" layoutInCell="1" allowOverlap="1" wp14:anchorId="42E47975" wp14:editId="5214644E">
          <wp:simplePos x="0" y="0"/>
          <wp:positionH relativeFrom="page">
            <wp:posOffset>0</wp:posOffset>
          </wp:positionH>
          <wp:positionV relativeFrom="page">
            <wp:posOffset>9401175</wp:posOffset>
          </wp:positionV>
          <wp:extent cx="7559675" cy="1287780"/>
          <wp:effectExtent l="0" t="0" r="3175" b="7620"/>
          <wp:wrapNone/>
          <wp:docPr id="42"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t="87947"/>
                  <a:stretch/>
                </pic:blipFill>
                <pic:spPr bwMode="auto">
                  <a:xfrm>
                    <a:off x="0" y="0"/>
                    <a:ext cx="7559675" cy="128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E9789" w14:textId="3C578D34" w:rsidR="00365A68" w:rsidRDefault="00365A68">
    <w:pPr>
      <w:pStyle w:val="Footer"/>
    </w:pPr>
    <w:r w:rsidRPr="00DB6A02">
      <w:rPr>
        <w:noProof/>
      </w:rPr>
      <w:drawing>
        <wp:anchor distT="0" distB="0" distL="114300" distR="114300" simplePos="0" relativeHeight="251658240" behindDoc="1" locked="0" layoutInCell="1" allowOverlap="1" wp14:anchorId="37C14344" wp14:editId="3555C134">
          <wp:simplePos x="0" y="0"/>
          <wp:positionH relativeFrom="page">
            <wp:posOffset>0</wp:posOffset>
          </wp:positionH>
          <wp:positionV relativeFrom="page">
            <wp:posOffset>9401175</wp:posOffset>
          </wp:positionV>
          <wp:extent cx="7559675" cy="1287780"/>
          <wp:effectExtent l="0" t="0" r="3175" b="7620"/>
          <wp:wrapNone/>
          <wp:docPr id="44"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t="87947"/>
                  <a:stretch/>
                </pic:blipFill>
                <pic:spPr bwMode="auto">
                  <a:xfrm>
                    <a:off x="0" y="0"/>
                    <a:ext cx="7559675" cy="128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szCs w:val="16"/>
      </w:rPr>
      <w:id w:val="-159155070"/>
      <w:docPartObj>
        <w:docPartGallery w:val="Page Numbers (Bottom of Page)"/>
        <w:docPartUnique/>
      </w:docPartObj>
    </w:sdtPr>
    <w:sdtEndPr/>
    <w:sdtContent>
      <w:p w14:paraId="6A24BCC7" w14:textId="7660D600" w:rsidR="00B25FE7" w:rsidRDefault="00B25FE7" w:rsidP="00D7200F">
        <w:pPr>
          <w:pStyle w:val="Footer"/>
          <w:rPr>
            <w:rFonts w:ascii="Arial" w:hAnsi="Arial" w:cs="Arial"/>
            <w:szCs w:val="16"/>
          </w:rPr>
        </w:pPr>
        <w:r>
          <w:rPr>
            <w:rFonts w:ascii="Arial" w:hAnsi="Arial" w:cs="Arial"/>
            <w:noProof/>
            <w:szCs w:val="16"/>
          </w:rPr>
          <mc:AlternateContent>
            <mc:Choice Requires="wps">
              <w:drawing>
                <wp:anchor distT="0" distB="0" distL="114300" distR="114300" simplePos="0" relativeHeight="251658245" behindDoc="0" locked="1" layoutInCell="1" allowOverlap="1" wp14:anchorId="7BFEAD91" wp14:editId="02AE456D">
                  <wp:simplePos x="0" y="0"/>
                  <wp:positionH relativeFrom="margin">
                    <wp:align>right</wp:align>
                  </wp:positionH>
                  <wp:positionV relativeFrom="paragraph">
                    <wp:posOffset>231140</wp:posOffset>
                  </wp:positionV>
                  <wp:extent cx="1018800" cy="122400"/>
                  <wp:effectExtent l="0" t="0" r="10160" b="11430"/>
                  <wp:wrapNone/>
                  <wp:docPr id="19" name="Tekstvak 19"/>
                  <wp:cNvGraphicFramePr/>
                  <a:graphic xmlns:a="http://schemas.openxmlformats.org/drawingml/2006/main">
                    <a:graphicData uri="http://schemas.microsoft.com/office/word/2010/wordprocessingShape">
                      <wps:wsp>
                        <wps:cNvSpPr txBox="1"/>
                        <wps:spPr>
                          <a:xfrm>
                            <a:off x="0" y="0"/>
                            <a:ext cx="1018800" cy="12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773CB6" w14:textId="16288C5C" w:rsidR="00B25FE7" w:rsidRDefault="00B25FE7" w:rsidP="00B25FE7">
                              <w:pPr>
                                <w:pStyle w:val="Footer"/>
                                <w:jc w:val="right"/>
                              </w:pPr>
                              <w:r w:rsidRPr="00C4788D">
                                <w:fldChar w:fldCharType="begin"/>
                              </w:r>
                              <w:r w:rsidRPr="00C4788D">
                                <w:instrText>PAGE   \* MERGEFORMAT</w:instrText>
                              </w:r>
                              <w:r w:rsidRPr="00C4788D">
                                <w:fldChar w:fldCharType="separate"/>
                              </w:r>
                              <w:r w:rsidR="009E71B4">
                                <w:rPr>
                                  <w:noProof/>
                                </w:rPr>
                                <w:t>2</w:t>
                              </w:r>
                              <w:r w:rsidRPr="00C4788D">
                                <w:fldChar w:fldCharType="end"/>
                              </w:r>
                              <w:r>
                                <w:t>/</w:t>
                              </w:r>
                              <w:fldSimple w:instr="NUMPAGES   \* MERGEFORMAT">
                                <w:r w:rsidR="009E71B4">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FEAD91" id="_x0000_t202" coordsize="21600,21600" o:spt="202" path="m,l,21600r21600,l21600,xe">
                  <v:stroke joinstyle="miter"/>
                  <v:path gradientshapeok="t" o:connecttype="rect"/>
                </v:shapetype>
                <v:shape id="Tekstvak 19" o:spid="_x0000_s1041" type="#_x0000_t202" style="position:absolute;margin-left:29pt;margin-top:18.2pt;width:80.2pt;height:9.65pt;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" filled="f" stroked="f" strokeweight=".5pt">
                  <v:textbox inset="0,0,0,0">
                    <w:txbxContent>
                      <w:p w14:paraId="21773CB6" w14:textId="16288C5C" w:rsidR="00B25FE7" w:rsidRDefault="00B25FE7" w:rsidP="00B25FE7">
                        <w:pPr>
                          <w:pStyle w:val="Footer"/>
                          <w:jc w:val="right"/>
                        </w:pPr>
                        <w:r w:rsidRPr="00C4788D">
                          <w:fldChar w:fldCharType="begin"/>
                        </w:r>
                        <w:r w:rsidRPr="00C4788D">
                          <w:instrText>PAGE   \* MERGEFORMAT</w:instrText>
                        </w:r>
                        <w:r w:rsidRPr="00C4788D">
                          <w:fldChar w:fldCharType="separate"/>
                        </w:r>
                        <w:r w:rsidR="009E71B4">
                          <w:rPr>
                            <w:noProof/>
                          </w:rPr>
                          <w:t>2</w:t>
                        </w:r>
                        <w:r w:rsidRPr="00C4788D">
                          <w:fldChar w:fldCharType="end"/>
                        </w:r>
                        <w:r>
                          <w:t>/</w:t>
                        </w:r>
                        <w:fldSimple w:instr="NUMPAGES   \* MERGEFORMAT">
                          <w:r w:rsidR="009E71B4">
                            <w:rPr>
                              <w:noProof/>
                            </w:rPr>
                            <w:t>5</w:t>
                          </w:r>
                        </w:fldSimple>
                      </w:p>
                    </w:txbxContent>
                  </v:textbox>
                  <w10:wrap anchorx="margin"/>
                  <w10:anchorlock/>
                </v:shape>
              </w:pict>
            </mc:Fallback>
          </mc:AlternateContent>
        </w:r>
      </w:p>
      <w:sdt>
        <w:sdtPr>
          <w:rPr>
            <w:rFonts w:ascii="Arial" w:hAnsi="Arial" w:cs="Arial"/>
            <w:szCs w:val="16"/>
          </w:rPr>
          <w:id w:val="-503436793"/>
          <w:docPartObj>
            <w:docPartGallery w:val="Page Numbers (Bottom of Page)"/>
            <w:docPartUnique/>
          </w:docPartObj>
        </w:sdtPr>
        <w:sdtEndPr/>
        <w:sdtContent>
          <w:p w14:paraId="42959BD7" w14:textId="77777777" w:rsidR="00B25FE7" w:rsidRDefault="00B25FE7" w:rsidP="00B25FE7">
            <w:pPr>
              <w:pStyle w:val="Footer"/>
              <w:tabs>
                <w:tab w:val="clear" w:pos="9185"/>
                <w:tab w:val="right" w:pos="9184"/>
              </w:tabs>
              <w:rPr>
                <w:rFonts w:ascii="Arial" w:hAnsi="Arial" w:cs="Arial"/>
                <w:szCs w:val="16"/>
              </w:rPr>
            </w:pPr>
          </w:p>
          <w:p w14:paraId="0D332EAF" w14:textId="54A00FD6" w:rsidR="00B25FE7" w:rsidRPr="00254AF4" w:rsidRDefault="0084503A" w:rsidP="00B25FE7">
            <w:pPr>
              <w:pStyle w:val="Footer"/>
              <w:rPr>
                <w:rFonts w:ascii="Arial" w:hAnsi="Arial" w:cs="Arial"/>
                <w:szCs w:val="16"/>
              </w:rPr>
            </w:pPr>
            <w:sdt>
              <w:sdtPr>
                <w:rPr>
                  <w:caps/>
                </w:rPr>
                <w:tag w:val=""/>
                <w:id w:val="-1879925565"/>
                <w:placeholder>
                  <w:docPart w:val="DE1557D253064C0A9571C687E6408A19"/>
                </w:placeholder>
                <w:dataBinding w:prefixMappings="xmlns:ns0='http://purl.org/dc/elements/1.1/' xmlns:ns1='http://schemas.openxmlformats.org/package/2006/metadata/core-properties' " w:xpath="/ns1:coreProperties[1]/ns0:subject[1]" w:storeItemID="{6C3C8BC8-F283-45AE-878A-BAB7291924A1}"/>
                <w:text/>
              </w:sdtPr>
              <w:sdtEndPr/>
              <w:sdtContent>
                <w:r w:rsidR="00193481">
                  <w:rPr>
                    <w:caps/>
                  </w:rPr>
                  <w:t>OOPD</w:t>
                </w:r>
              </w:sdtContent>
            </w:sdt>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5CA293" w14:textId="77777777" w:rsidR="00AB10AE" w:rsidRDefault="00AB10AE">
      <w:pPr>
        <w:spacing w:line="240" w:lineRule="auto"/>
      </w:pPr>
      <w:r>
        <w:separator/>
      </w:r>
    </w:p>
  </w:footnote>
  <w:footnote w:type="continuationSeparator" w:id="0">
    <w:p w14:paraId="606357DE" w14:textId="77777777" w:rsidR="00AB10AE" w:rsidRDefault="00AB10AE">
      <w:pPr>
        <w:spacing w:line="240" w:lineRule="auto"/>
      </w:pPr>
      <w:r>
        <w:continuationSeparator/>
      </w:r>
    </w:p>
  </w:footnote>
  <w:footnote w:type="continuationNotice" w:id="1">
    <w:p w14:paraId="44859FF1" w14:textId="77777777" w:rsidR="00AB10AE" w:rsidRDefault="00AB10A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E0CDE" w14:textId="77777777" w:rsidR="00B76BB2" w:rsidRDefault="00B76BB2">
    <w:pPr>
      <w:spacing w:after="160" w:line="259" w:lineRule="auto"/>
    </w:pPr>
  </w:p>
  <w:p w14:paraId="27B08B33" w14:textId="77777777" w:rsidR="00B76BB2" w:rsidRDefault="00B76BB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B4904" w14:textId="77777777" w:rsidR="00B25FE7" w:rsidRDefault="00B25FE7" w:rsidP="00B25FE7">
    <w:pPr>
      <w:tabs>
        <w:tab w:val="left" w:pos="1350"/>
      </w:tabs>
      <w:spacing w:after="160" w:line="259" w:lineRule="auto"/>
    </w:pPr>
  </w:p>
  <w:p w14:paraId="339CFF7D" w14:textId="77777777" w:rsidR="00B25FE7" w:rsidRDefault="00B25FE7" w:rsidP="00B25FE7">
    <w:pPr>
      <w:spacing w:after="160" w:line="259" w:lineRule="auto"/>
    </w:pPr>
  </w:p>
  <w:p w14:paraId="29021A81" w14:textId="77777777" w:rsidR="00B25FE7" w:rsidRDefault="00B25FE7" w:rsidP="00B25FE7">
    <w:pPr>
      <w:spacing w:after="160" w:line="259" w:lineRule="auto"/>
    </w:pPr>
  </w:p>
  <w:p w14:paraId="50BF9443" w14:textId="77777777" w:rsidR="00B25FE7" w:rsidRDefault="00B25FE7" w:rsidP="00B25FE7">
    <w:pPr>
      <w:spacing w:after="160" w:line="259" w:lineRule="auto"/>
    </w:pPr>
  </w:p>
  <w:p w14:paraId="60A7C087" w14:textId="77777777" w:rsidR="00B25FE7" w:rsidRDefault="00B25FE7" w:rsidP="00B25FE7">
    <w:pPr>
      <w:spacing w:after="160" w:line="259" w:lineRule="auto"/>
    </w:pPr>
  </w:p>
  <w:p w14:paraId="1E91F45B" w14:textId="77777777" w:rsidR="00B25FE7" w:rsidRDefault="00B25FE7" w:rsidP="00B25FE7">
    <w:pPr>
      <w:spacing w:after="160" w:line="259" w:lineRule="auto"/>
    </w:pPr>
  </w:p>
  <w:p w14:paraId="6057FD74" w14:textId="77777777" w:rsidR="00B25FE7" w:rsidRDefault="00B25FE7" w:rsidP="00B25FE7">
    <w:pPr>
      <w:spacing w:after="160" w:line="259" w:lineRule="auto"/>
    </w:pPr>
  </w:p>
  <w:p w14:paraId="2AA34666" w14:textId="77777777" w:rsidR="00B25FE7" w:rsidRDefault="00B25FE7" w:rsidP="00B25FE7">
    <w:pPr>
      <w:spacing w:after="160" w:line="259" w:lineRule="auto"/>
    </w:pPr>
  </w:p>
  <w:p w14:paraId="54D0892D" w14:textId="77777777" w:rsidR="00B25FE7" w:rsidRDefault="00B25FE7" w:rsidP="00B25FE7">
    <w:pPr>
      <w:spacing w:after="160" w:line="259" w:lineRule="auto"/>
    </w:pPr>
  </w:p>
  <w:p w14:paraId="5F2B602F" w14:textId="77777777" w:rsidR="00B25FE7" w:rsidRDefault="00B25FE7" w:rsidP="00B25FE7">
    <w:pPr>
      <w:spacing w:after="160" w:line="259" w:lineRule="auto"/>
    </w:pPr>
  </w:p>
  <w:p w14:paraId="1E15C6F0" w14:textId="77777777" w:rsidR="00B25FE7" w:rsidRDefault="00B25FE7" w:rsidP="00B25FE7">
    <w:pPr>
      <w:spacing w:after="160" w:line="259" w:lineRule="auto"/>
    </w:pPr>
  </w:p>
  <w:p w14:paraId="447DB330" w14:textId="77777777" w:rsidR="00B25FE7" w:rsidRDefault="00B25FE7" w:rsidP="00B25FE7">
    <w:pPr>
      <w:spacing w:after="160" w:line="259" w:lineRule="auto"/>
    </w:pPr>
  </w:p>
  <w:p w14:paraId="255015A6" w14:textId="77777777" w:rsidR="00B25FE7" w:rsidRDefault="00B25FE7" w:rsidP="00B25FE7">
    <w:pPr>
      <w:spacing w:after="160" w:line="259" w:lineRule="auto"/>
    </w:pPr>
  </w:p>
  <w:p w14:paraId="0C5B59A6" w14:textId="77777777" w:rsidR="00B25FE7" w:rsidRDefault="00B25FE7" w:rsidP="00B25FE7">
    <w:pPr>
      <w:spacing w:after="160" w:line="259" w:lineRule="auto"/>
    </w:pPr>
  </w:p>
  <w:p w14:paraId="6A28037C" w14:textId="7C9AC416" w:rsidR="00842611" w:rsidRPr="00B25FE7" w:rsidRDefault="00B25FE7" w:rsidP="00B25FE7">
    <w:pPr>
      <w:spacing w:after="160" w:line="259" w:lineRule="auto"/>
    </w:pPr>
    <w:r w:rsidRPr="00DB6A02">
      <w:rPr>
        <w:noProof/>
      </w:rPr>
      <w:drawing>
        <wp:anchor distT="0" distB="0" distL="114300" distR="114300" simplePos="0" relativeHeight="251658242" behindDoc="1" locked="0" layoutInCell="1" allowOverlap="1" wp14:anchorId="17F4281D" wp14:editId="0CB3A745">
          <wp:simplePos x="0" y="0"/>
          <wp:positionH relativeFrom="page">
            <wp:posOffset>161925</wp:posOffset>
          </wp:positionH>
          <wp:positionV relativeFrom="page">
            <wp:align>top</wp:align>
          </wp:positionV>
          <wp:extent cx="4676400" cy="3258000"/>
          <wp:effectExtent l="0" t="0" r="0" b="0"/>
          <wp:wrapNone/>
          <wp:docPr id="41"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4676400" cy="325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A0B08" w14:textId="35E4BBC6" w:rsidR="00435586" w:rsidRDefault="00435586" w:rsidP="00B25FE7">
    <w:pPr>
      <w:tabs>
        <w:tab w:val="left" w:pos="1350"/>
      </w:tabs>
      <w:spacing w:after="160" w:line="259" w:lineRule="auto"/>
    </w:pPr>
  </w:p>
  <w:p w14:paraId="3BB62C0A" w14:textId="77777777" w:rsidR="00435586" w:rsidRDefault="00435586">
    <w:pPr>
      <w:spacing w:after="160" w:line="259" w:lineRule="auto"/>
    </w:pPr>
  </w:p>
  <w:p w14:paraId="56C45851" w14:textId="77777777" w:rsidR="00435586" w:rsidRDefault="00435586">
    <w:pPr>
      <w:spacing w:after="160" w:line="259" w:lineRule="auto"/>
    </w:pPr>
  </w:p>
  <w:p w14:paraId="69D0B5B9" w14:textId="77777777" w:rsidR="00435586" w:rsidRDefault="00435586">
    <w:pPr>
      <w:spacing w:after="160" w:line="259" w:lineRule="auto"/>
    </w:pPr>
  </w:p>
  <w:p w14:paraId="06D856AC" w14:textId="77777777" w:rsidR="00435586" w:rsidRDefault="00435586">
    <w:pPr>
      <w:spacing w:after="160" w:line="259" w:lineRule="auto"/>
    </w:pPr>
  </w:p>
  <w:p w14:paraId="3481BD81" w14:textId="77777777" w:rsidR="00435586" w:rsidRDefault="00435586">
    <w:pPr>
      <w:spacing w:after="160" w:line="259" w:lineRule="auto"/>
    </w:pPr>
  </w:p>
  <w:p w14:paraId="704FE077" w14:textId="77777777" w:rsidR="00435586" w:rsidRDefault="00435586">
    <w:pPr>
      <w:spacing w:after="160" w:line="259" w:lineRule="auto"/>
    </w:pPr>
  </w:p>
  <w:p w14:paraId="436336EE" w14:textId="77777777" w:rsidR="00435586" w:rsidRDefault="00435586">
    <w:pPr>
      <w:spacing w:after="160" w:line="259" w:lineRule="auto"/>
    </w:pPr>
  </w:p>
  <w:p w14:paraId="503F327C" w14:textId="77777777" w:rsidR="00435586" w:rsidRDefault="00435586">
    <w:pPr>
      <w:spacing w:after="160" w:line="259" w:lineRule="auto"/>
    </w:pPr>
  </w:p>
  <w:p w14:paraId="238099B6" w14:textId="77777777" w:rsidR="00435586" w:rsidRDefault="00435586">
    <w:pPr>
      <w:spacing w:after="160" w:line="259" w:lineRule="auto"/>
    </w:pPr>
  </w:p>
  <w:p w14:paraId="1795ACB8" w14:textId="77777777" w:rsidR="00435586" w:rsidRDefault="00435586">
    <w:pPr>
      <w:spacing w:after="160" w:line="259" w:lineRule="auto"/>
    </w:pPr>
  </w:p>
  <w:p w14:paraId="640FBAE6" w14:textId="77777777" w:rsidR="00435586" w:rsidRDefault="00435586">
    <w:pPr>
      <w:spacing w:after="160" w:line="259" w:lineRule="auto"/>
    </w:pPr>
  </w:p>
  <w:p w14:paraId="4A820244" w14:textId="77777777" w:rsidR="00435586" w:rsidRDefault="00435586">
    <w:pPr>
      <w:spacing w:after="160" w:line="259" w:lineRule="auto"/>
    </w:pPr>
  </w:p>
  <w:p w14:paraId="789DB614" w14:textId="77777777" w:rsidR="00435586" w:rsidRDefault="00435586">
    <w:pPr>
      <w:spacing w:after="160" w:line="259" w:lineRule="auto"/>
    </w:pPr>
  </w:p>
  <w:p w14:paraId="0AB0BD13" w14:textId="411777B1" w:rsidR="00B76BB2" w:rsidRDefault="00365A68">
    <w:pPr>
      <w:spacing w:after="160" w:line="259" w:lineRule="auto"/>
    </w:pPr>
    <w:r w:rsidRPr="00DB6A02">
      <w:rPr>
        <w:noProof/>
      </w:rPr>
      <w:drawing>
        <wp:anchor distT="0" distB="0" distL="114300" distR="114300" simplePos="0" relativeHeight="251658241" behindDoc="1" locked="0" layoutInCell="1" allowOverlap="1" wp14:anchorId="3F49E87A" wp14:editId="3C1F6B1E">
          <wp:simplePos x="0" y="0"/>
          <wp:positionH relativeFrom="page">
            <wp:posOffset>161925</wp:posOffset>
          </wp:positionH>
          <wp:positionV relativeFrom="page">
            <wp:align>top</wp:align>
          </wp:positionV>
          <wp:extent cx="4676400" cy="3258000"/>
          <wp:effectExtent l="0" t="0" r="0" b="0"/>
          <wp:wrapNone/>
          <wp:docPr id="4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4676400" cy="325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607DD" w14:textId="77777777" w:rsidR="00B25FE7" w:rsidRDefault="00B25FE7" w:rsidP="00B25FE7">
    <w:pPr>
      <w:pStyle w:val="Header"/>
    </w:pPr>
    <w:r>
      <w:rPr>
        <w:noProof/>
      </w:rPr>
      <w:drawing>
        <wp:anchor distT="0" distB="0" distL="114300" distR="114300" simplePos="0" relativeHeight="251658244" behindDoc="0" locked="0" layoutInCell="1" allowOverlap="1" wp14:anchorId="63788751" wp14:editId="21EC2D0F">
          <wp:simplePos x="0" y="0"/>
          <wp:positionH relativeFrom="page">
            <wp:align>right</wp:align>
          </wp:positionH>
          <wp:positionV relativeFrom="page">
            <wp:align>top</wp:align>
          </wp:positionV>
          <wp:extent cx="2649600" cy="1029600"/>
          <wp:effectExtent l="0" t="0" r="0" b="0"/>
          <wp:wrapNone/>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4-HAN_woordmerk_descriptor-CMYK.svg"/>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10971"/>
                  <a:stretch/>
                </pic:blipFill>
                <pic:spPr bwMode="auto">
                  <a:xfrm>
                    <a:off x="0" y="0"/>
                    <a:ext cx="2649600" cy="102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1E1FA" w14:textId="5A62CAC1" w:rsidR="00B25FE7" w:rsidRPr="00B25FE7" w:rsidRDefault="00B25FE7" w:rsidP="00B25F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7A62B7C"/>
    <w:lvl w:ilvl="0">
      <w:start w:val="1"/>
      <w:numFmt w:val="decimal"/>
      <w:lvlText w:val="%1."/>
      <w:lvlJc w:val="left"/>
      <w:pPr>
        <w:tabs>
          <w:tab w:val="num" w:pos="1492"/>
        </w:tabs>
        <w:ind w:left="1492" w:hanging="360"/>
      </w:pPr>
    </w:lvl>
  </w:abstractNum>
  <w:abstractNum w:abstractNumId="1" w15:restartNumberingAfterBreak="0">
    <w:nsid w:val="FFFFFF7D"/>
    <w:multiLevelType w:val="hybridMultilevel"/>
    <w:tmpl w:val="ED3EE8DE"/>
    <w:lvl w:ilvl="0" w:tplc="06123678">
      <w:start w:val="1"/>
      <w:numFmt w:val="decimal"/>
      <w:lvlText w:val="%1."/>
      <w:lvlJc w:val="left"/>
      <w:pPr>
        <w:tabs>
          <w:tab w:val="num" w:pos="1209"/>
        </w:tabs>
        <w:ind w:left="1209" w:hanging="360"/>
      </w:pPr>
    </w:lvl>
    <w:lvl w:ilvl="1" w:tplc="E766B6D8">
      <w:numFmt w:val="decimal"/>
      <w:lvlText w:val=""/>
      <w:lvlJc w:val="left"/>
    </w:lvl>
    <w:lvl w:ilvl="2" w:tplc="03B8FFFA">
      <w:numFmt w:val="decimal"/>
      <w:lvlText w:val=""/>
      <w:lvlJc w:val="left"/>
    </w:lvl>
    <w:lvl w:ilvl="3" w:tplc="C15EE460">
      <w:numFmt w:val="decimal"/>
      <w:lvlText w:val=""/>
      <w:lvlJc w:val="left"/>
    </w:lvl>
    <w:lvl w:ilvl="4" w:tplc="BA10AFC0">
      <w:numFmt w:val="decimal"/>
      <w:lvlText w:val=""/>
      <w:lvlJc w:val="left"/>
    </w:lvl>
    <w:lvl w:ilvl="5" w:tplc="FBEC503A">
      <w:numFmt w:val="decimal"/>
      <w:lvlText w:val=""/>
      <w:lvlJc w:val="left"/>
    </w:lvl>
    <w:lvl w:ilvl="6" w:tplc="18AA91C8">
      <w:numFmt w:val="decimal"/>
      <w:lvlText w:val=""/>
      <w:lvlJc w:val="left"/>
    </w:lvl>
    <w:lvl w:ilvl="7" w:tplc="0816A772">
      <w:numFmt w:val="decimal"/>
      <w:lvlText w:val=""/>
      <w:lvlJc w:val="left"/>
    </w:lvl>
    <w:lvl w:ilvl="8" w:tplc="3E440A28">
      <w:numFmt w:val="decimal"/>
      <w:lvlText w:val=""/>
      <w:lvlJc w:val="left"/>
    </w:lvl>
  </w:abstractNum>
  <w:abstractNum w:abstractNumId="2" w15:restartNumberingAfterBreak="0">
    <w:nsid w:val="FFFFFF7E"/>
    <w:multiLevelType w:val="hybridMultilevel"/>
    <w:tmpl w:val="01C08AB6"/>
    <w:lvl w:ilvl="0" w:tplc="E306EB16">
      <w:start w:val="1"/>
      <w:numFmt w:val="decimal"/>
      <w:lvlText w:val="%1."/>
      <w:lvlJc w:val="left"/>
      <w:pPr>
        <w:tabs>
          <w:tab w:val="num" w:pos="926"/>
        </w:tabs>
        <w:ind w:left="926" w:hanging="360"/>
      </w:pPr>
    </w:lvl>
    <w:lvl w:ilvl="1" w:tplc="64326E20">
      <w:numFmt w:val="decimal"/>
      <w:lvlText w:val=""/>
      <w:lvlJc w:val="left"/>
    </w:lvl>
    <w:lvl w:ilvl="2" w:tplc="62B08A8A">
      <w:numFmt w:val="decimal"/>
      <w:lvlText w:val=""/>
      <w:lvlJc w:val="left"/>
    </w:lvl>
    <w:lvl w:ilvl="3" w:tplc="5AA0319A">
      <w:numFmt w:val="decimal"/>
      <w:lvlText w:val=""/>
      <w:lvlJc w:val="left"/>
    </w:lvl>
    <w:lvl w:ilvl="4" w:tplc="3D788B7E">
      <w:numFmt w:val="decimal"/>
      <w:lvlText w:val=""/>
      <w:lvlJc w:val="left"/>
    </w:lvl>
    <w:lvl w:ilvl="5" w:tplc="CC324AC0">
      <w:numFmt w:val="decimal"/>
      <w:lvlText w:val=""/>
      <w:lvlJc w:val="left"/>
    </w:lvl>
    <w:lvl w:ilvl="6" w:tplc="F5F8CDCC">
      <w:numFmt w:val="decimal"/>
      <w:lvlText w:val=""/>
      <w:lvlJc w:val="left"/>
    </w:lvl>
    <w:lvl w:ilvl="7" w:tplc="99386E8A">
      <w:numFmt w:val="decimal"/>
      <w:lvlText w:val=""/>
      <w:lvlJc w:val="left"/>
    </w:lvl>
    <w:lvl w:ilvl="8" w:tplc="08BED4C2">
      <w:numFmt w:val="decimal"/>
      <w:lvlText w:val=""/>
      <w:lvlJc w:val="left"/>
    </w:lvl>
  </w:abstractNum>
  <w:abstractNum w:abstractNumId="3" w15:restartNumberingAfterBreak="0">
    <w:nsid w:val="FFFFFF7F"/>
    <w:multiLevelType w:val="hybridMultilevel"/>
    <w:tmpl w:val="1096A862"/>
    <w:lvl w:ilvl="0" w:tplc="8FCCFC4E">
      <w:start w:val="1"/>
      <w:numFmt w:val="decimal"/>
      <w:lvlText w:val="%1."/>
      <w:lvlJc w:val="left"/>
      <w:pPr>
        <w:tabs>
          <w:tab w:val="num" w:pos="643"/>
        </w:tabs>
        <w:ind w:left="643" w:hanging="360"/>
      </w:pPr>
    </w:lvl>
    <w:lvl w:ilvl="1" w:tplc="06DEB4B4">
      <w:numFmt w:val="decimal"/>
      <w:lvlText w:val=""/>
      <w:lvlJc w:val="left"/>
    </w:lvl>
    <w:lvl w:ilvl="2" w:tplc="EC6A3B60">
      <w:numFmt w:val="decimal"/>
      <w:lvlText w:val=""/>
      <w:lvlJc w:val="left"/>
    </w:lvl>
    <w:lvl w:ilvl="3" w:tplc="5FFE20E4">
      <w:numFmt w:val="decimal"/>
      <w:lvlText w:val=""/>
      <w:lvlJc w:val="left"/>
    </w:lvl>
    <w:lvl w:ilvl="4" w:tplc="1A50E3DC">
      <w:numFmt w:val="decimal"/>
      <w:lvlText w:val=""/>
      <w:lvlJc w:val="left"/>
    </w:lvl>
    <w:lvl w:ilvl="5" w:tplc="ED6A7E16">
      <w:numFmt w:val="decimal"/>
      <w:lvlText w:val=""/>
      <w:lvlJc w:val="left"/>
    </w:lvl>
    <w:lvl w:ilvl="6" w:tplc="9A3092F0">
      <w:numFmt w:val="decimal"/>
      <w:lvlText w:val=""/>
      <w:lvlJc w:val="left"/>
    </w:lvl>
    <w:lvl w:ilvl="7" w:tplc="75A4A68C">
      <w:numFmt w:val="decimal"/>
      <w:lvlText w:val=""/>
      <w:lvlJc w:val="left"/>
    </w:lvl>
    <w:lvl w:ilvl="8" w:tplc="E8A2554E">
      <w:numFmt w:val="decimal"/>
      <w:lvlText w:val=""/>
      <w:lvlJc w:val="left"/>
    </w:lvl>
  </w:abstractNum>
  <w:abstractNum w:abstractNumId="4" w15:restartNumberingAfterBreak="0">
    <w:nsid w:val="FFFFFF80"/>
    <w:multiLevelType w:val="hybridMultilevel"/>
    <w:tmpl w:val="F5E877A0"/>
    <w:lvl w:ilvl="0" w:tplc="9508C9C6">
      <w:start w:val="1"/>
      <w:numFmt w:val="bullet"/>
      <w:lvlText w:val=""/>
      <w:lvlJc w:val="left"/>
      <w:pPr>
        <w:tabs>
          <w:tab w:val="num" w:pos="1492"/>
        </w:tabs>
        <w:ind w:left="1492" w:hanging="360"/>
      </w:pPr>
      <w:rPr>
        <w:rFonts w:ascii="Symbol" w:hAnsi="Symbol" w:hint="default"/>
      </w:rPr>
    </w:lvl>
    <w:lvl w:ilvl="1" w:tplc="6A024578">
      <w:numFmt w:val="decimal"/>
      <w:lvlText w:val=""/>
      <w:lvlJc w:val="left"/>
    </w:lvl>
    <w:lvl w:ilvl="2" w:tplc="A0740E0C">
      <w:numFmt w:val="decimal"/>
      <w:lvlText w:val=""/>
      <w:lvlJc w:val="left"/>
    </w:lvl>
    <w:lvl w:ilvl="3" w:tplc="23086E24">
      <w:numFmt w:val="decimal"/>
      <w:lvlText w:val=""/>
      <w:lvlJc w:val="left"/>
    </w:lvl>
    <w:lvl w:ilvl="4" w:tplc="B45A6E70">
      <w:numFmt w:val="decimal"/>
      <w:lvlText w:val=""/>
      <w:lvlJc w:val="left"/>
    </w:lvl>
    <w:lvl w:ilvl="5" w:tplc="34E0E19C">
      <w:numFmt w:val="decimal"/>
      <w:lvlText w:val=""/>
      <w:lvlJc w:val="left"/>
    </w:lvl>
    <w:lvl w:ilvl="6" w:tplc="C1822C22">
      <w:numFmt w:val="decimal"/>
      <w:lvlText w:val=""/>
      <w:lvlJc w:val="left"/>
    </w:lvl>
    <w:lvl w:ilvl="7" w:tplc="6150C276">
      <w:numFmt w:val="decimal"/>
      <w:lvlText w:val=""/>
      <w:lvlJc w:val="left"/>
    </w:lvl>
    <w:lvl w:ilvl="8" w:tplc="B5364B2E">
      <w:numFmt w:val="decimal"/>
      <w:lvlText w:val=""/>
      <w:lvlJc w:val="left"/>
    </w:lvl>
  </w:abstractNum>
  <w:abstractNum w:abstractNumId="5" w15:restartNumberingAfterBreak="0">
    <w:nsid w:val="FFFFFF81"/>
    <w:multiLevelType w:val="hybridMultilevel"/>
    <w:tmpl w:val="6C28AF56"/>
    <w:lvl w:ilvl="0" w:tplc="212A9E38">
      <w:start w:val="1"/>
      <w:numFmt w:val="bullet"/>
      <w:lvlText w:val=""/>
      <w:lvlJc w:val="left"/>
      <w:pPr>
        <w:tabs>
          <w:tab w:val="num" w:pos="1209"/>
        </w:tabs>
        <w:ind w:left="1209" w:hanging="360"/>
      </w:pPr>
      <w:rPr>
        <w:rFonts w:ascii="Symbol" w:hAnsi="Symbol" w:hint="default"/>
      </w:rPr>
    </w:lvl>
    <w:lvl w:ilvl="1" w:tplc="452035F0">
      <w:numFmt w:val="decimal"/>
      <w:lvlText w:val=""/>
      <w:lvlJc w:val="left"/>
    </w:lvl>
    <w:lvl w:ilvl="2" w:tplc="7F3C9D88">
      <w:numFmt w:val="decimal"/>
      <w:lvlText w:val=""/>
      <w:lvlJc w:val="left"/>
    </w:lvl>
    <w:lvl w:ilvl="3" w:tplc="D75C7326">
      <w:numFmt w:val="decimal"/>
      <w:lvlText w:val=""/>
      <w:lvlJc w:val="left"/>
    </w:lvl>
    <w:lvl w:ilvl="4" w:tplc="D7A44506">
      <w:numFmt w:val="decimal"/>
      <w:lvlText w:val=""/>
      <w:lvlJc w:val="left"/>
    </w:lvl>
    <w:lvl w:ilvl="5" w:tplc="6EF2992A">
      <w:numFmt w:val="decimal"/>
      <w:lvlText w:val=""/>
      <w:lvlJc w:val="left"/>
    </w:lvl>
    <w:lvl w:ilvl="6" w:tplc="7226938C">
      <w:numFmt w:val="decimal"/>
      <w:lvlText w:val=""/>
      <w:lvlJc w:val="left"/>
    </w:lvl>
    <w:lvl w:ilvl="7" w:tplc="CB24CF14">
      <w:numFmt w:val="decimal"/>
      <w:lvlText w:val=""/>
      <w:lvlJc w:val="left"/>
    </w:lvl>
    <w:lvl w:ilvl="8" w:tplc="B4246F96">
      <w:numFmt w:val="decimal"/>
      <w:lvlText w:val=""/>
      <w:lvlJc w:val="left"/>
    </w:lvl>
  </w:abstractNum>
  <w:abstractNum w:abstractNumId="6" w15:restartNumberingAfterBreak="0">
    <w:nsid w:val="FFFFFF82"/>
    <w:multiLevelType w:val="singleLevel"/>
    <w:tmpl w:val="291EEB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hybridMultilevel"/>
    <w:tmpl w:val="C7D00D00"/>
    <w:lvl w:ilvl="0" w:tplc="9F32E19C">
      <w:start w:val="1"/>
      <w:numFmt w:val="bullet"/>
      <w:lvlText w:val=""/>
      <w:lvlJc w:val="left"/>
      <w:pPr>
        <w:tabs>
          <w:tab w:val="num" w:pos="643"/>
        </w:tabs>
        <w:ind w:left="643" w:hanging="360"/>
      </w:pPr>
      <w:rPr>
        <w:rFonts w:ascii="Symbol" w:hAnsi="Symbol" w:hint="default"/>
      </w:rPr>
    </w:lvl>
    <w:lvl w:ilvl="1" w:tplc="CA0A741C">
      <w:numFmt w:val="decimal"/>
      <w:lvlText w:val=""/>
      <w:lvlJc w:val="left"/>
    </w:lvl>
    <w:lvl w:ilvl="2" w:tplc="B5F2AE9A">
      <w:numFmt w:val="decimal"/>
      <w:lvlText w:val=""/>
      <w:lvlJc w:val="left"/>
    </w:lvl>
    <w:lvl w:ilvl="3" w:tplc="DA767530">
      <w:numFmt w:val="decimal"/>
      <w:lvlText w:val=""/>
      <w:lvlJc w:val="left"/>
    </w:lvl>
    <w:lvl w:ilvl="4" w:tplc="2F7645C6">
      <w:numFmt w:val="decimal"/>
      <w:lvlText w:val=""/>
      <w:lvlJc w:val="left"/>
    </w:lvl>
    <w:lvl w:ilvl="5" w:tplc="084A60E2">
      <w:numFmt w:val="decimal"/>
      <w:lvlText w:val=""/>
      <w:lvlJc w:val="left"/>
    </w:lvl>
    <w:lvl w:ilvl="6" w:tplc="3C7849FC">
      <w:numFmt w:val="decimal"/>
      <w:lvlText w:val=""/>
      <w:lvlJc w:val="left"/>
    </w:lvl>
    <w:lvl w:ilvl="7" w:tplc="C6C071C2">
      <w:numFmt w:val="decimal"/>
      <w:lvlText w:val=""/>
      <w:lvlJc w:val="left"/>
    </w:lvl>
    <w:lvl w:ilvl="8" w:tplc="8334E84E">
      <w:numFmt w:val="decimal"/>
      <w:lvlText w:val=""/>
      <w:lvlJc w:val="left"/>
    </w:lvl>
  </w:abstractNum>
  <w:abstractNum w:abstractNumId="8" w15:restartNumberingAfterBreak="0">
    <w:nsid w:val="FFFFFF88"/>
    <w:multiLevelType w:val="hybridMultilevel"/>
    <w:tmpl w:val="B5B6BE68"/>
    <w:lvl w:ilvl="0" w:tplc="DAB25FD0">
      <w:start w:val="1"/>
      <w:numFmt w:val="decimal"/>
      <w:lvlText w:val="%1."/>
      <w:lvlJc w:val="left"/>
      <w:pPr>
        <w:tabs>
          <w:tab w:val="num" w:pos="360"/>
        </w:tabs>
        <w:ind w:left="360" w:hanging="360"/>
      </w:pPr>
    </w:lvl>
    <w:lvl w:ilvl="1" w:tplc="211C7F88">
      <w:numFmt w:val="decimal"/>
      <w:lvlText w:val=""/>
      <w:lvlJc w:val="left"/>
    </w:lvl>
    <w:lvl w:ilvl="2" w:tplc="2D4C45F8">
      <w:numFmt w:val="decimal"/>
      <w:lvlText w:val=""/>
      <w:lvlJc w:val="left"/>
    </w:lvl>
    <w:lvl w:ilvl="3" w:tplc="B95C7C0C">
      <w:numFmt w:val="decimal"/>
      <w:lvlText w:val=""/>
      <w:lvlJc w:val="left"/>
    </w:lvl>
    <w:lvl w:ilvl="4" w:tplc="5A086B9C">
      <w:numFmt w:val="decimal"/>
      <w:lvlText w:val=""/>
      <w:lvlJc w:val="left"/>
    </w:lvl>
    <w:lvl w:ilvl="5" w:tplc="C240A164">
      <w:numFmt w:val="decimal"/>
      <w:lvlText w:val=""/>
      <w:lvlJc w:val="left"/>
    </w:lvl>
    <w:lvl w:ilvl="6" w:tplc="14A2DCF6">
      <w:numFmt w:val="decimal"/>
      <w:lvlText w:val=""/>
      <w:lvlJc w:val="left"/>
    </w:lvl>
    <w:lvl w:ilvl="7" w:tplc="81120916">
      <w:numFmt w:val="decimal"/>
      <w:lvlText w:val=""/>
      <w:lvlJc w:val="left"/>
    </w:lvl>
    <w:lvl w:ilvl="8" w:tplc="F2043694">
      <w:numFmt w:val="decimal"/>
      <w:lvlText w:val=""/>
      <w:lvlJc w:val="left"/>
    </w:lvl>
  </w:abstractNum>
  <w:abstractNum w:abstractNumId="9" w15:restartNumberingAfterBreak="0">
    <w:nsid w:val="FFFFFF89"/>
    <w:multiLevelType w:val="hybridMultilevel"/>
    <w:tmpl w:val="58762C38"/>
    <w:lvl w:ilvl="0" w:tplc="F788AEB8">
      <w:start w:val="1"/>
      <w:numFmt w:val="bullet"/>
      <w:lvlText w:val=""/>
      <w:lvlJc w:val="left"/>
      <w:pPr>
        <w:tabs>
          <w:tab w:val="num" w:pos="360"/>
        </w:tabs>
        <w:ind w:left="360" w:hanging="360"/>
      </w:pPr>
      <w:rPr>
        <w:rFonts w:ascii="Symbol" w:hAnsi="Symbol" w:hint="default"/>
      </w:rPr>
    </w:lvl>
    <w:lvl w:ilvl="1" w:tplc="6196381E">
      <w:numFmt w:val="decimal"/>
      <w:lvlText w:val=""/>
      <w:lvlJc w:val="left"/>
    </w:lvl>
    <w:lvl w:ilvl="2" w:tplc="34DA178A">
      <w:numFmt w:val="decimal"/>
      <w:lvlText w:val=""/>
      <w:lvlJc w:val="left"/>
    </w:lvl>
    <w:lvl w:ilvl="3" w:tplc="4F6437A4">
      <w:numFmt w:val="decimal"/>
      <w:lvlText w:val=""/>
      <w:lvlJc w:val="left"/>
    </w:lvl>
    <w:lvl w:ilvl="4" w:tplc="0A1E7F6E">
      <w:numFmt w:val="decimal"/>
      <w:lvlText w:val=""/>
      <w:lvlJc w:val="left"/>
    </w:lvl>
    <w:lvl w:ilvl="5" w:tplc="39529176">
      <w:numFmt w:val="decimal"/>
      <w:lvlText w:val=""/>
      <w:lvlJc w:val="left"/>
    </w:lvl>
    <w:lvl w:ilvl="6" w:tplc="D1D459DE">
      <w:numFmt w:val="decimal"/>
      <w:lvlText w:val=""/>
      <w:lvlJc w:val="left"/>
    </w:lvl>
    <w:lvl w:ilvl="7" w:tplc="F7809A7A">
      <w:numFmt w:val="decimal"/>
      <w:lvlText w:val=""/>
      <w:lvlJc w:val="left"/>
    </w:lvl>
    <w:lvl w:ilvl="8" w:tplc="E24C37D8">
      <w:numFmt w:val="decimal"/>
      <w:lvlText w:val=""/>
      <w:lvlJc w:val="left"/>
    </w:lvl>
  </w:abstractNum>
  <w:abstractNum w:abstractNumId="10" w15:restartNumberingAfterBreak="0">
    <w:nsid w:val="0CC803BE"/>
    <w:multiLevelType w:val="hybridMultilevel"/>
    <w:tmpl w:val="95A418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72C1FF2"/>
    <w:multiLevelType w:val="hybridMultilevel"/>
    <w:tmpl w:val="A1D629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177E679E"/>
    <w:multiLevelType w:val="hybridMultilevel"/>
    <w:tmpl w:val="9828B7D6"/>
    <w:lvl w:ilvl="0" w:tplc="62A82446">
      <w:start w:val="1"/>
      <w:numFmt w:val="upperLetter"/>
      <w:pStyle w:val="Bijlage"/>
      <w:suff w:val="space"/>
      <w:lvlText w:val="Bijlage %1."/>
      <w:lvlJc w:val="left"/>
      <w:pPr>
        <w:ind w:left="0" w:firstLine="0"/>
      </w:pPr>
      <w:rPr>
        <w:rFonts w:hint="default"/>
      </w:rPr>
    </w:lvl>
    <w:lvl w:ilvl="1" w:tplc="E990E4D4">
      <w:start w:val="1"/>
      <w:numFmt w:val="decimal"/>
      <w:lvlText w:val="%1.%2"/>
      <w:lvlJc w:val="left"/>
      <w:pPr>
        <w:ind w:left="576" w:hanging="576"/>
      </w:pPr>
      <w:rPr>
        <w:rFonts w:hint="default"/>
      </w:rPr>
    </w:lvl>
    <w:lvl w:ilvl="2" w:tplc="5CEA0992">
      <w:start w:val="1"/>
      <w:numFmt w:val="decimal"/>
      <w:lvlText w:val="%1.%2.%3"/>
      <w:lvlJc w:val="left"/>
      <w:pPr>
        <w:ind w:left="720" w:hanging="720"/>
      </w:pPr>
      <w:rPr>
        <w:rFonts w:hint="default"/>
      </w:rPr>
    </w:lvl>
    <w:lvl w:ilvl="3" w:tplc="9D960A2E">
      <w:start w:val="1"/>
      <w:numFmt w:val="decimal"/>
      <w:lvlText w:val="%1.%2.%3.%4"/>
      <w:lvlJc w:val="left"/>
      <w:pPr>
        <w:ind w:left="864" w:hanging="864"/>
      </w:pPr>
      <w:rPr>
        <w:rFonts w:hint="default"/>
      </w:rPr>
    </w:lvl>
    <w:lvl w:ilvl="4" w:tplc="D0ECAB86">
      <w:start w:val="1"/>
      <w:numFmt w:val="decimal"/>
      <w:lvlText w:val="%1.%2.%3.%4.%5"/>
      <w:lvlJc w:val="left"/>
      <w:pPr>
        <w:ind w:left="1008" w:hanging="1008"/>
      </w:pPr>
      <w:rPr>
        <w:rFonts w:hint="default"/>
      </w:rPr>
    </w:lvl>
    <w:lvl w:ilvl="5" w:tplc="A148DF44">
      <w:start w:val="1"/>
      <w:numFmt w:val="decimal"/>
      <w:lvlText w:val="%1.%2.%3.%4.%5.%6"/>
      <w:lvlJc w:val="left"/>
      <w:pPr>
        <w:ind w:left="1152" w:hanging="1152"/>
      </w:pPr>
      <w:rPr>
        <w:rFonts w:hint="default"/>
      </w:rPr>
    </w:lvl>
    <w:lvl w:ilvl="6" w:tplc="E1A8711A">
      <w:start w:val="1"/>
      <w:numFmt w:val="decimal"/>
      <w:lvlText w:val="%1.%2.%3.%4.%5.%6.%7"/>
      <w:lvlJc w:val="left"/>
      <w:pPr>
        <w:ind w:left="1296" w:hanging="1296"/>
      </w:pPr>
      <w:rPr>
        <w:rFonts w:hint="default"/>
      </w:rPr>
    </w:lvl>
    <w:lvl w:ilvl="7" w:tplc="5C1E5994">
      <w:start w:val="1"/>
      <w:numFmt w:val="decimal"/>
      <w:lvlText w:val="%1.%2.%3.%4.%5.%6.%7.%8"/>
      <w:lvlJc w:val="left"/>
      <w:pPr>
        <w:ind w:left="1440" w:hanging="1440"/>
      </w:pPr>
      <w:rPr>
        <w:rFonts w:hint="default"/>
      </w:rPr>
    </w:lvl>
    <w:lvl w:ilvl="8" w:tplc="0908E990">
      <w:start w:val="1"/>
      <w:numFmt w:val="decimal"/>
      <w:lvlText w:val="%1.%2.%3.%4.%5.%6.%7.%8.%9"/>
      <w:lvlJc w:val="left"/>
      <w:pPr>
        <w:ind w:left="1584" w:hanging="1584"/>
      </w:pPr>
      <w:rPr>
        <w:rFonts w:hint="default"/>
      </w:rPr>
    </w:lvl>
  </w:abstractNum>
  <w:abstractNum w:abstractNumId="13" w15:restartNumberingAfterBreak="0">
    <w:nsid w:val="1F45424E"/>
    <w:multiLevelType w:val="hybridMultilevel"/>
    <w:tmpl w:val="D4B0E3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89E5F7F"/>
    <w:multiLevelType w:val="hybridMultilevel"/>
    <w:tmpl w:val="A73A07F0"/>
    <w:lvl w:ilvl="0" w:tplc="316E9140">
      <w:start w:val="1"/>
      <w:numFmt w:val="decimal"/>
      <w:lvlText w:val="%1."/>
      <w:lvlJc w:val="left"/>
      <w:pPr>
        <w:ind w:left="791"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63C6C03"/>
    <w:multiLevelType w:val="hybridMultilevel"/>
    <w:tmpl w:val="F9562310"/>
    <w:lvl w:ilvl="0" w:tplc="7B366CE8">
      <w:start w:val="1"/>
      <w:numFmt w:val="decimal"/>
      <w:pStyle w:val="Heading1"/>
      <w:lvlText w:val="%1"/>
      <w:lvlJc w:val="left"/>
      <w:pPr>
        <w:ind w:left="432" w:hanging="432"/>
      </w:pPr>
    </w:lvl>
    <w:lvl w:ilvl="1" w:tplc="83FAA988">
      <w:start w:val="1"/>
      <w:numFmt w:val="decimal"/>
      <w:pStyle w:val="Heading2"/>
      <w:lvlText w:val="%1.%2"/>
      <w:lvlJc w:val="left"/>
      <w:pPr>
        <w:ind w:left="576" w:hanging="576"/>
      </w:pPr>
    </w:lvl>
    <w:lvl w:ilvl="2" w:tplc="522A8FB2">
      <w:start w:val="1"/>
      <w:numFmt w:val="decimal"/>
      <w:pStyle w:val="Heading3"/>
      <w:lvlText w:val="%1.%2.%3"/>
      <w:lvlJc w:val="left"/>
      <w:pPr>
        <w:ind w:left="720" w:hanging="720"/>
      </w:pPr>
    </w:lvl>
    <w:lvl w:ilvl="3" w:tplc="403CCEEE">
      <w:start w:val="1"/>
      <w:numFmt w:val="decimal"/>
      <w:lvlText w:val="%1.%2.%3.%4"/>
      <w:lvlJc w:val="left"/>
      <w:pPr>
        <w:ind w:left="864" w:hanging="864"/>
      </w:pPr>
    </w:lvl>
    <w:lvl w:ilvl="4" w:tplc="2F74D8F4">
      <w:start w:val="1"/>
      <w:numFmt w:val="decimal"/>
      <w:pStyle w:val="Heading5"/>
      <w:lvlText w:val="%1.%2.%3.%4.%5"/>
      <w:lvlJc w:val="left"/>
      <w:pPr>
        <w:ind w:left="1008" w:hanging="1008"/>
      </w:pPr>
    </w:lvl>
    <w:lvl w:ilvl="5" w:tplc="97926A46">
      <w:start w:val="1"/>
      <w:numFmt w:val="decimal"/>
      <w:pStyle w:val="Heading6"/>
      <w:lvlText w:val="%1.%2.%3.%4.%5.%6"/>
      <w:lvlJc w:val="left"/>
      <w:pPr>
        <w:ind w:left="1152" w:hanging="1152"/>
      </w:pPr>
    </w:lvl>
    <w:lvl w:ilvl="6" w:tplc="6CA8FE76">
      <w:start w:val="1"/>
      <w:numFmt w:val="decimal"/>
      <w:pStyle w:val="Heading7"/>
      <w:lvlText w:val="%1.%2.%3.%4.%5.%6.%7"/>
      <w:lvlJc w:val="left"/>
      <w:pPr>
        <w:ind w:left="1296" w:hanging="1296"/>
      </w:pPr>
    </w:lvl>
    <w:lvl w:ilvl="7" w:tplc="C220BE48">
      <w:start w:val="1"/>
      <w:numFmt w:val="decimal"/>
      <w:pStyle w:val="Heading8"/>
      <w:lvlText w:val="%1.%2.%3.%4.%5.%6.%7.%8"/>
      <w:lvlJc w:val="left"/>
      <w:pPr>
        <w:ind w:left="1440" w:hanging="1440"/>
      </w:pPr>
    </w:lvl>
    <w:lvl w:ilvl="8" w:tplc="74348F46">
      <w:start w:val="1"/>
      <w:numFmt w:val="decimal"/>
      <w:pStyle w:val="Heading9"/>
      <w:lvlText w:val="%1.%2.%3.%4.%5.%6.%7.%8.%9"/>
      <w:lvlJc w:val="left"/>
      <w:pPr>
        <w:ind w:left="1584" w:hanging="1584"/>
      </w:pPr>
    </w:lvl>
  </w:abstractNum>
  <w:abstractNum w:abstractNumId="16" w15:restartNumberingAfterBreak="0">
    <w:nsid w:val="36A101C1"/>
    <w:multiLevelType w:val="hybridMultilevel"/>
    <w:tmpl w:val="F6D4BE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2DC2D97"/>
    <w:multiLevelType w:val="hybridMultilevel"/>
    <w:tmpl w:val="63B213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33343B1"/>
    <w:multiLevelType w:val="hybridMultilevel"/>
    <w:tmpl w:val="2610919E"/>
    <w:lvl w:ilvl="0" w:tplc="0413000F">
      <w:start w:val="1"/>
      <w:numFmt w:val="decimal"/>
      <w:lvlText w:val="%1."/>
      <w:lvlJc w:val="left"/>
      <w:pPr>
        <w:ind w:left="360" w:hanging="360"/>
      </w:pPr>
      <w:rPr>
        <w:rFont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15:restartNumberingAfterBreak="0">
    <w:nsid w:val="4BC34376"/>
    <w:multiLevelType w:val="hybridMultilevel"/>
    <w:tmpl w:val="738C4248"/>
    <w:lvl w:ilvl="0" w:tplc="316E9140">
      <w:start w:val="1"/>
      <w:numFmt w:val="decimal"/>
      <w:lvlText w:val="%1."/>
      <w:lvlJc w:val="left"/>
      <w:pPr>
        <w:ind w:left="1222" w:hanging="360"/>
      </w:pPr>
      <w:rPr>
        <w:rFonts w:hint="default"/>
      </w:rPr>
    </w:lvl>
    <w:lvl w:ilvl="1" w:tplc="04130019" w:tentative="1">
      <w:start w:val="1"/>
      <w:numFmt w:val="lowerLetter"/>
      <w:lvlText w:val="%2."/>
      <w:lvlJc w:val="left"/>
      <w:pPr>
        <w:ind w:left="1871" w:hanging="360"/>
      </w:pPr>
    </w:lvl>
    <w:lvl w:ilvl="2" w:tplc="0413001B" w:tentative="1">
      <w:start w:val="1"/>
      <w:numFmt w:val="lowerRoman"/>
      <w:lvlText w:val="%3."/>
      <w:lvlJc w:val="right"/>
      <w:pPr>
        <w:ind w:left="2591" w:hanging="180"/>
      </w:pPr>
    </w:lvl>
    <w:lvl w:ilvl="3" w:tplc="0413000F" w:tentative="1">
      <w:start w:val="1"/>
      <w:numFmt w:val="decimal"/>
      <w:lvlText w:val="%4."/>
      <w:lvlJc w:val="left"/>
      <w:pPr>
        <w:ind w:left="3311" w:hanging="360"/>
      </w:pPr>
    </w:lvl>
    <w:lvl w:ilvl="4" w:tplc="04130019" w:tentative="1">
      <w:start w:val="1"/>
      <w:numFmt w:val="lowerLetter"/>
      <w:lvlText w:val="%5."/>
      <w:lvlJc w:val="left"/>
      <w:pPr>
        <w:ind w:left="4031" w:hanging="360"/>
      </w:pPr>
    </w:lvl>
    <w:lvl w:ilvl="5" w:tplc="0413001B" w:tentative="1">
      <w:start w:val="1"/>
      <w:numFmt w:val="lowerRoman"/>
      <w:lvlText w:val="%6."/>
      <w:lvlJc w:val="right"/>
      <w:pPr>
        <w:ind w:left="4751" w:hanging="180"/>
      </w:pPr>
    </w:lvl>
    <w:lvl w:ilvl="6" w:tplc="0413000F" w:tentative="1">
      <w:start w:val="1"/>
      <w:numFmt w:val="decimal"/>
      <w:lvlText w:val="%7."/>
      <w:lvlJc w:val="left"/>
      <w:pPr>
        <w:ind w:left="5471" w:hanging="360"/>
      </w:pPr>
    </w:lvl>
    <w:lvl w:ilvl="7" w:tplc="04130019" w:tentative="1">
      <w:start w:val="1"/>
      <w:numFmt w:val="lowerLetter"/>
      <w:lvlText w:val="%8."/>
      <w:lvlJc w:val="left"/>
      <w:pPr>
        <w:ind w:left="6191" w:hanging="360"/>
      </w:pPr>
    </w:lvl>
    <w:lvl w:ilvl="8" w:tplc="0413001B" w:tentative="1">
      <w:start w:val="1"/>
      <w:numFmt w:val="lowerRoman"/>
      <w:lvlText w:val="%9."/>
      <w:lvlJc w:val="right"/>
      <w:pPr>
        <w:ind w:left="6911" w:hanging="180"/>
      </w:pPr>
    </w:lvl>
  </w:abstractNum>
  <w:abstractNum w:abstractNumId="20" w15:restartNumberingAfterBreak="0">
    <w:nsid w:val="4CF8024F"/>
    <w:multiLevelType w:val="hybridMultilevel"/>
    <w:tmpl w:val="322876C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F912B0E"/>
    <w:multiLevelType w:val="hybridMultilevel"/>
    <w:tmpl w:val="022E0E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3052EF3"/>
    <w:multiLevelType w:val="hybridMultilevel"/>
    <w:tmpl w:val="AE629A1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3" w15:restartNumberingAfterBreak="0">
    <w:nsid w:val="58475C22"/>
    <w:multiLevelType w:val="hybridMultilevel"/>
    <w:tmpl w:val="A302FBC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5F046067"/>
    <w:multiLevelType w:val="hybridMultilevel"/>
    <w:tmpl w:val="532AD6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45C3F3F"/>
    <w:multiLevelType w:val="hybridMultilevel"/>
    <w:tmpl w:val="7CFA009C"/>
    <w:lvl w:ilvl="0" w:tplc="316E9140">
      <w:start w:val="1"/>
      <w:numFmt w:val="decimal"/>
      <w:lvlText w:val="%1."/>
      <w:lvlJc w:val="left"/>
      <w:pPr>
        <w:ind w:left="791" w:hanging="360"/>
      </w:pPr>
      <w:rPr>
        <w:rFonts w:hint="default"/>
      </w:rPr>
    </w:lvl>
    <w:lvl w:ilvl="1" w:tplc="04130019" w:tentative="1">
      <w:start w:val="1"/>
      <w:numFmt w:val="lowerLetter"/>
      <w:lvlText w:val="%2."/>
      <w:lvlJc w:val="left"/>
      <w:pPr>
        <w:ind w:left="1511" w:hanging="360"/>
      </w:pPr>
    </w:lvl>
    <w:lvl w:ilvl="2" w:tplc="0413001B" w:tentative="1">
      <w:start w:val="1"/>
      <w:numFmt w:val="lowerRoman"/>
      <w:lvlText w:val="%3."/>
      <w:lvlJc w:val="right"/>
      <w:pPr>
        <w:ind w:left="2231" w:hanging="180"/>
      </w:pPr>
    </w:lvl>
    <w:lvl w:ilvl="3" w:tplc="0413000F" w:tentative="1">
      <w:start w:val="1"/>
      <w:numFmt w:val="decimal"/>
      <w:lvlText w:val="%4."/>
      <w:lvlJc w:val="left"/>
      <w:pPr>
        <w:ind w:left="2951" w:hanging="360"/>
      </w:pPr>
    </w:lvl>
    <w:lvl w:ilvl="4" w:tplc="04130019" w:tentative="1">
      <w:start w:val="1"/>
      <w:numFmt w:val="lowerLetter"/>
      <w:lvlText w:val="%5."/>
      <w:lvlJc w:val="left"/>
      <w:pPr>
        <w:ind w:left="3671" w:hanging="360"/>
      </w:pPr>
    </w:lvl>
    <w:lvl w:ilvl="5" w:tplc="0413001B" w:tentative="1">
      <w:start w:val="1"/>
      <w:numFmt w:val="lowerRoman"/>
      <w:lvlText w:val="%6."/>
      <w:lvlJc w:val="right"/>
      <w:pPr>
        <w:ind w:left="4391" w:hanging="180"/>
      </w:pPr>
    </w:lvl>
    <w:lvl w:ilvl="6" w:tplc="0413000F" w:tentative="1">
      <w:start w:val="1"/>
      <w:numFmt w:val="decimal"/>
      <w:lvlText w:val="%7."/>
      <w:lvlJc w:val="left"/>
      <w:pPr>
        <w:ind w:left="5111" w:hanging="360"/>
      </w:pPr>
    </w:lvl>
    <w:lvl w:ilvl="7" w:tplc="04130019" w:tentative="1">
      <w:start w:val="1"/>
      <w:numFmt w:val="lowerLetter"/>
      <w:lvlText w:val="%8."/>
      <w:lvlJc w:val="left"/>
      <w:pPr>
        <w:ind w:left="5831" w:hanging="360"/>
      </w:pPr>
    </w:lvl>
    <w:lvl w:ilvl="8" w:tplc="0413001B" w:tentative="1">
      <w:start w:val="1"/>
      <w:numFmt w:val="lowerRoman"/>
      <w:lvlText w:val="%9."/>
      <w:lvlJc w:val="right"/>
      <w:pPr>
        <w:ind w:left="6551" w:hanging="180"/>
      </w:pPr>
    </w:lvl>
  </w:abstractNum>
  <w:abstractNum w:abstractNumId="26" w15:restartNumberingAfterBreak="0">
    <w:nsid w:val="758F4E50"/>
    <w:multiLevelType w:val="hybridMultilevel"/>
    <w:tmpl w:val="162284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3"/>
  </w:num>
  <w:num w:numId="2">
    <w:abstractNumId w:val="13"/>
  </w:num>
  <w:num w:numId="3">
    <w:abstractNumId w:val="21"/>
  </w:num>
  <w:num w:numId="4">
    <w:abstractNumId w:val="15"/>
  </w:num>
  <w:num w:numId="5">
    <w:abstractNumId w:val="1"/>
  </w:num>
  <w:num w:numId="6">
    <w:abstractNumId w:val="0"/>
  </w:num>
  <w:num w:numId="7">
    <w:abstractNumId w:val="3"/>
  </w:num>
  <w:num w:numId="8">
    <w:abstractNumId w:val="2"/>
  </w:num>
  <w:num w:numId="9">
    <w:abstractNumId w:val="4"/>
  </w:num>
  <w:num w:numId="10">
    <w:abstractNumId w:val="8"/>
  </w:num>
  <w:num w:numId="11">
    <w:abstractNumId w:val="9"/>
  </w:num>
  <w:num w:numId="12">
    <w:abstractNumId w:val="7"/>
  </w:num>
  <w:num w:numId="13">
    <w:abstractNumId w:val="6"/>
  </w:num>
  <w:num w:numId="14">
    <w:abstractNumId w:val="5"/>
  </w:num>
  <w:num w:numId="15">
    <w:abstractNumId w:val="12"/>
  </w:num>
  <w:num w:numId="16">
    <w:abstractNumId w:val="25"/>
  </w:num>
  <w:num w:numId="17">
    <w:abstractNumId w:val="19"/>
  </w:num>
  <w:num w:numId="18">
    <w:abstractNumId w:val="14"/>
  </w:num>
  <w:num w:numId="19">
    <w:abstractNumId w:val="17"/>
  </w:num>
  <w:num w:numId="20">
    <w:abstractNumId w:val="10"/>
  </w:num>
  <w:num w:numId="21">
    <w:abstractNumId w:val="11"/>
  </w:num>
  <w:num w:numId="22">
    <w:abstractNumId w:val="26"/>
  </w:num>
  <w:num w:numId="23">
    <w:abstractNumId w:val="20"/>
  </w:num>
  <w:num w:numId="24">
    <w:abstractNumId w:val="22"/>
  </w:num>
  <w:num w:numId="25">
    <w:abstractNumId w:val="18"/>
  </w:num>
  <w:num w:numId="26">
    <w:abstractNumId w:val="16"/>
  </w:num>
  <w:num w:numId="27">
    <w:abstractNumId w:val="2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activeWritingStyle w:appName="MSWord" w:lang="nl-NL" w:vendorID="64" w:dllVersion="0" w:nlCheck="1" w:checkStyle="0"/>
  <w:activeWritingStyle w:appName="MSWord" w:lang="nl-NL" w:vendorID="64" w:dllVersion="4096" w:nlCheck="1" w:checkStyle="0"/>
  <w:activeWritingStyle w:appName="MSWord" w:lang="en-US" w:vendorID="64" w:dllVersion="4096" w:nlCheck="1" w:checkStyle="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revisionView w:markup="0"/>
  <w:trackRevisions/>
  <w:defaultTabStop w:val="706"/>
  <w:hyphenationZone w:val="425"/>
  <w:defaultTableStyle w:val="MijnTabel"/>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272F"/>
    <w:rsid w:val="0000080B"/>
    <w:rsid w:val="000033A6"/>
    <w:rsid w:val="00004708"/>
    <w:rsid w:val="00004A9E"/>
    <w:rsid w:val="00006186"/>
    <w:rsid w:val="00010098"/>
    <w:rsid w:val="00012DEC"/>
    <w:rsid w:val="000138EA"/>
    <w:rsid w:val="00014678"/>
    <w:rsid w:val="00016108"/>
    <w:rsid w:val="00016B36"/>
    <w:rsid w:val="00016CFA"/>
    <w:rsid w:val="0002085B"/>
    <w:rsid w:val="00021323"/>
    <w:rsid w:val="00021641"/>
    <w:rsid w:val="0002731B"/>
    <w:rsid w:val="000279BE"/>
    <w:rsid w:val="00027EE0"/>
    <w:rsid w:val="00031828"/>
    <w:rsid w:val="000323CC"/>
    <w:rsid w:val="000323F0"/>
    <w:rsid w:val="00034632"/>
    <w:rsid w:val="00035D1F"/>
    <w:rsid w:val="00037097"/>
    <w:rsid w:val="00037EEB"/>
    <w:rsid w:val="00037FCC"/>
    <w:rsid w:val="00041812"/>
    <w:rsid w:val="000420B0"/>
    <w:rsid w:val="000421C8"/>
    <w:rsid w:val="0004404A"/>
    <w:rsid w:val="00051649"/>
    <w:rsid w:val="00053052"/>
    <w:rsid w:val="00053F43"/>
    <w:rsid w:val="000553BA"/>
    <w:rsid w:val="00056239"/>
    <w:rsid w:val="00056535"/>
    <w:rsid w:val="00056860"/>
    <w:rsid w:val="00060236"/>
    <w:rsid w:val="0006558A"/>
    <w:rsid w:val="0006652B"/>
    <w:rsid w:val="000703EA"/>
    <w:rsid w:val="000728D3"/>
    <w:rsid w:val="00072BF9"/>
    <w:rsid w:val="00072C4B"/>
    <w:rsid w:val="000732A7"/>
    <w:rsid w:val="00073F1B"/>
    <w:rsid w:val="00075CEC"/>
    <w:rsid w:val="0007607B"/>
    <w:rsid w:val="0007633C"/>
    <w:rsid w:val="00076C40"/>
    <w:rsid w:val="00076FC9"/>
    <w:rsid w:val="0007776E"/>
    <w:rsid w:val="00080604"/>
    <w:rsid w:val="00080B74"/>
    <w:rsid w:val="0008118B"/>
    <w:rsid w:val="000814E6"/>
    <w:rsid w:val="00081DA9"/>
    <w:rsid w:val="00082308"/>
    <w:rsid w:val="00084EEF"/>
    <w:rsid w:val="0008599B"/>
    <w:rsid w:val="00086C12"/>
    <w:rsid w:val="0008785F"/>
    <w:rsid w:val="00090FCF"/>
    <w:rsid w:val="00092BA1"/>
    <w:rsid w:val="000932F2"/>
    <w:rsid w:val="000937CC"/>
    <w:rsid w:val="00094CE7"/>
    <w:rsid w:val="0009586A"/>
    <w:rsid w:val="00095969"/>
    <w:rsid w:val="00095DAE"/>
    <w:rsid w:val="00096108"/>
    <w:rsid w:val="00097359"/>
    <w:rsid w:val="000973AB"/>
    <w:rsid w:val="000A08AE"/>
    <w:rsid w:val="000A11EF"/>
    <w:rsid w:val="000A1CA5"/>
    <w:rsid w:val="000A2158"/>
    <w:rsid w:val="000A57FE"/>
    <w:rsid w:val="000A6218"/>
    <w:rsid w:val="000A7155"/>
    <w:rsid w:val="000A7A1A"/>
    <w:rsid w:val="000A7E2C"/>
    <w:rsid w:val="000B0A9A"/>
    <w:rsid w:val="000B324F"/>
    <w:rsid w:val="000B5E33"/>
    <w:rsid w:val="000B5FF9"/>
    <w:rsid w:val="000B6F59"/>
    <w:rsid w:val="000C22B4"/>
    <w:rsid w:val="000C2CBF"/>
    <w:rsid w:val="000C3496"/>
    <w:rsid w:val="000C4CB7"/>
    <w:rsid w:val="000C4D0B"/>
    <w:rsid w:val="000C7A53"/>
    <w:rsid w:val="000D0724"/>
    <w:rsid w:val="000D0E2D"/>
    <w:rsid w:val="000D2879"/>
    <w:rsid w:val="000D5D7D"/>
    <w:rsid w:val="000D627E"/>
    <w:rsid w:val="000D7042"/>
    <w:rsid w:val="000E025A"/>
    <w:rsid w:val="000E2115"/>
    <w:rsid w:val="000E31F4"/>
    <w:rsid w:val="000E411B"/>
    <w:rsid w:val="000E6FDC"/>
    <w:rsid w:val="000E76B8"/>
    <w:rsid w:val="000F04E6"/>
    <w:rsid w:val="000F0ABA"/>
    <w:rsid w:val="000F1B1F"/>
    <w:rsid w:val="000F2BF8"/>
    <w:rsid w:val="000F3244"/>
    <w:rsid w:val="000F432D"/>
    <w:rsid w:val="001008B0"/>
    <w:rsid w:val="00101490"/>
    <w:rsid w:val="001024CE"/>
    <w:rsid w:val="001053FC"/>
    <w:rsid w:val="00110571"/>
    <w:rsid w:val="00111004"/>
    <w:rsid w:val="00112584"/>
    <w:rsid w:val="00112F7A"/>
    <w:rsid w:val="00115041"/>
    <w:rsid w:val="00115190"/>
    <w:rsid w:val="001151FD"/>
    <w:rsid w:val="0011627F"/>
    <w:rsid w:val="00120095"/>
    <w:rsid w:val="0012178B"/>
    <w:rsid w:val="001256B9"/>
    <w:rsid w:val="00126623"/>
    <w:rsid w:val="00127710"/>
    <w:rsid w:val="00130F88"/>
    <w:rsid w:val="001319B9"/>
    <w:rsid w:val="00132ABF"/>
    <w:rsid w:val="0013342D"/>
    <w:rsid w:val="00134404"/>
    <w:rsid w:val="00134B48"/>
    <w:rsid w:val="00136200"/>
    <w:rsid w:val="00136644"/>
    <w:rsid w:val="0013756F"/>
    <w:rsid w:val="0014144D"/>
    <w:rsid w:val="0014173E"/>
    <w:rsid w:val="0014456D"/>
    <w:rsid w:val="00144AF7"/>
    <w:rsid w:val="00145A3F"/>
    <w:rsid w:val="001474CF"/>
    <w:rsid w:val="00150000"/>
    <w:rsid w:val="00154481"/>
    <w:rsid w:val="001546D5"/>
    <w:rsid w:val="00157157"/>
    <w:rsid w:val="00160AC7"/>
    <w:rsid w:val="00162DBE"/>
    <w:rsid w:val="0016408C"/>
    <w:rsid w:val="00171F94"/>
    <w:rsid w:val="00173498"/>
    <w:rsid w:val="00173D6D"/>
    <w:rsid w:val="00174018"/>
    <w:rsid w:val="00174559"/>
    <w:rsid w:val="001764AB"/>
    <w:rsid w:val="00177B01"/>
    <w:rsid w:val="00181094"/>
    <w:rsid w:val="0018168B"/>
    <w:rsid w:val="00183336"/>
    <w:rsid w:val="00183405"/>
    <w:rsid w:val="00186090"/>
    <w:rsid w:val="001870C5"/>
    <w:rsid w:val="00187691"/>
    <w:rsid w:val="00190C8C"/>
    <w:rsid w:val="00192BF8"/>
    <w:rsid w:val="00193481"/>
    <w:rsid w:val="001936D8"/>
    <w:rsid w:val="00195365"/>
    <w:rsid w:val="00195864"/>
    <w:rsid w:val="00196433"/>
    <w:rsid w:val="00196854"/>
    <w:rsid w:val="001A2591"/>
    <w:rsid w:val="001A2B72"/>
    <w:rsid w:val="001A41B7"/>
    <w:rsid w:val="001A50C2"/>
    <w:rsid w:val="001A5482"/>
    <w:rsid w:val="001A67CA"/>
    <w:rsid w:val="001B0F33"/>
    <w:rsid w:val="001B2ADD"/>
    <w:rsid w:val="001B4293"/>
    <w:rsid w:val="001B4470"/>
    <w:rsid w:val="001B683A"/>
    <w:rsid w:val="001B6E57"/>
    <w:rsid w:val="001B7385"/>
    <w:rsid w:val="001C02FF"/>
    <w:rsid w:val="001C2455"/>
    <w:rsid w:val="001C3E7B"/>
    <w:rsid w:val="001C78D9"/>
    <w:rsid w:val="001C7ED5"/>
    <w:rsid w:val="001D0A45"/>
    <w:rsid w:val="001D2C02"/>
    <w:rsid w:val="001D3522"/>
    <w:rsid w:val="001D4131"/>
    <w:rsid w:val="001D5B89"/>
    <w:rsid w:val="001D73FC"/>
    <w:rsid w:val="001D75FA"/>
    <w:rsid w:val="001E5395"/>
    <w:rsid w:val="001F033D"/>
    <w:rsid w:val="001F331F"/>
    <w:rsid w:val="001F35FB"/>
    <w:rsid w:val="001F423D"/>
    <w:rsid w:val="001F6605"/>
    <w:rsid w:val="001F6CB9"/>
    <w:rsid w:val="001F762B"/>
    <w:rsid w:val="00202011"/>
    <w:rsid w:val="00203160"/>
    <w:rsid w:val="002035A0"/>
    <w:rsid w:val="00203633"/>
    <w:rsid w:val="00206E24"/>
    <w:rsid w:val="0020758F"/>
    <w:rsid w:val="00207902"/>
    <w:rsid w:val="00207E89"/>
    <w:rsid w:val="00210074"/>
    <w:rsid w:val="0021123B"/>
    <w:rsid w:val="00213FE0"/>
    <w:rsid w:val="0021768C"/>
    <w:rsid w:val="00220A7B"/>
    <w:rsid w:val="0022163A"/>
    <w:rsid w:val="002229C6"/>
    <w:rsid w:val="00227160"/>
    <w:rsid w:val="0022793B"/>
    <w:rsid w:val="0023055D"/>
    <w:rsid w:val="00230D3D"/>
    <w:rsid w:val="002316F9"/>
    <w:rsid w:val="00232A9E"/>
    <w:rsid w:val="00233BBF"/>
    <w:rsid w:val="0023730F"/>
    <w:rsid w:val="00240DDC"/>
    <w:rsid w:val="00240E9D"/>
    <w:rsid w:val="00242868"/>
    <w:rsid w:val="002449C2"/>
    <w:rsid w:val="002470F3"/>
    <w:rsid w:val="0024752A"/>
    <w:rsid w:val="002479F0"/>
    <w:rsid w:val="002500A7"/>
    <w:rsid w:val="0025214B"/>
    <w:rsid w:val="00254854"/>
    <w:rsid w:val="00254A10"/>
    <w:rsid w:val="00254AF4"/>
    <w:rsid w:val="00256118"/>
    <w:rsid w:val="002618E3"/>
    <w:rsid w:val="00262779"/>
    <w:rsid w:val="002667CB"/>
    <w:rsid w:val="00267EC4"/>
    <w:rsid w:val="002701B7"/>
    <w:rsid w:val="00270D37"/>
    <w:rsid w:val="002733C1"/>
    <w:rsid w:val="00273E8C"/>
    <w:rsid w:val="0027630E"/>
    <w:rsid w:val="00281116"/>
    <w:rsid w:val="00281588"/>
    <w:rsid w:val="00281E3F"/>
    <w:rsid w:val="002841EB"/>
    <w:rsid w:val="00286B05"/>
    <w:rsid w:val="00290486"/>
    <w:rsid w:val="00290BFD"/>
    <w:rsid w:val="002918C4"/>
    <w:rsid w:val="00292352"/>
    <w:rsid w:val="00293509"/>
    <w:rsid w:val="0029564F"/>
    <w:rsid w:val="00297FF6"/>
    <w:rsid w:val="002A0AFC"/>
    <w:rsid w:val="002A13E1"/>
    <w:rsid w:val="002A37E1"/>
    <w:rsid w:val="002A4759"/>
    <w:rsid w:val="002A5AC2"/>
    <w:rsid w:val="002A7514"/>
    <w:rsid w:val="002B00AF"/>
    <w:rsid w:val="002B4E88"/>
    <w:rsid w:val="002B5019"/>
    <w:rsid w:val="002B620A"/>
    <w:rsid w:val="002B7054"/>
    <w:rsid w:val="002B74B5"/>
    <w:rsid w:val="002C0905"/>
    <w:rsid w:val="002C109D"/>
    <w:rsid w:val="002C54AF"/>
    <w:rsid w:val="002C5C54"/>
    <w:rsid w:val="002C63FC"/>
    <w:rsid w:val="002C6762"/>
    <w:rsid w:val="002C680C"/>
    <w:rsid w:val="002C723D"/>
    <w:rsid w:val="002D143A"/>
    <w:rsid w:val="002D5343"/>
    <w:rsid w:val="002D5367"/>
    <w:rsid w:val="002D6B98"/>
    <w:rsid w:val="002E0E5A"/>
    <w:rsid w:val="002E2656"/>
    <w:rsid w:val="002E4CB6"/>
    <w:rsid w:val="002E5750"/>
    <w:rsid w:val="002E62EA"/>
    <w:rsid w:val="002E7468"/>
    <w:rsid w:val="002E78CE"/>
    <w:rsid w:val="002F027A"/>
    <w:rsid w:val="002F1E49"/>
    <w:rsid w:val="002F3B98"/>
    <w:rsid w:val="002F4758"/>
    <w:rsid w:val="002F60A9"/>
    <w:rsid w:val="002F6CC9"/>
    <w:rsid w:val="002F720A"/>
    <w:rsid w:val="00300418"/>
    <w:rsid w:val="00301B0A"/>
    <w:rsid w:val="00304D74"/>
    <w:rsid w:val="003108AA"/>
    <w:rsid w:val="00310989"/>
    <w:rsid w:val="00311ED9"/>
    <w:rsid w:val="0031206F"/>
    <w:rsid w:val="0031270D"/>
    <w:rsid w:val="00312A8F"/>
    <w:rsid w:val="003133C9"/>
    <w:rsid w:val="00313F98"/>
    <w:rsid w:val="00314504"/>
    <w:rsid w:val="003200EE"/>
    <w:rsid w:val="003204D1"/>
    <w:rsid w:val="00320B3C"/>
    <w:rsid w:val="0032135D"/>
    <w:rsid w:val="00323DE9"/>
    <w:rsid w:val="003259DB"/>
    <w:rsid w:val="0032742D"/>
    <w:rsid w:val="003307C1"/>
    <w:rsid w:val="00331BEE"/>
    <w:rsid w:val="003326F5"/>
    <w:rsid w:val="00332C50"/>
    <w:rsid w:val="00333294"/>
    <w:rsid w:val="00333837"/>
    <w:rsid w:val="003341D9"/>
    <w:rsid w:val="00334A29"/>
    <w:rsid w:val="00334D63"/>
    <w:rsid w:val="00336B44"/>
    <w:rsid w:val="0033790F"/>
    <w:rsid w:val="0034397A"/>
    <w:rsid w:val="00347C4F"/>
    <w:rsid w:val="00350D4F"/>
    <w:rsid w:val="00351C4B"/>
    <w:rsid w:val="00354B65"/>
    <w:rsid w:val="00355FFB"/>
    <w:rsid w:val="00356873"/>
    <w:rsid w:val="00356ABC"/>
    <w:rsid w:val="00357242"/>
    <w:rsid w:val="00362655"/>
    <w:rsid w:val="0036395D"/>
    <w:rsid w:val="003639A1"/>
    <w:rsid w:val="0036486F"/>
    <w:rsid w:val="00365A68"/>
    <w:rsid w:val="003707EF"/>
    <w:rsid w:val="00374059"/>
    <w:rsid w:val="003770C0"/>
    <w:rsid w:val="00380D96"/>
    <w:rsid w:val="003823C1"/>
    <w:rsid w:val="003824AD"/>
    <w:rsid w:val="00382BD8"/>
    <w:rsid w:val="00383D38"/>
    <w:rsid w:val="003865D0"/>
    <w:rsid w:val="00386D92"/>
    <w:rsid w:val="003928E3"/>
    <w:rsid w:val="00392E7F"/>
    <w:rsid w:val="003952EF"/>
    <w:rsid w:val="00395686"/>
    <w:rsid w:val="0039697C"/>
    <w:rsid w:val="003A18B3"/>
    <w:rsid w:val="003A1E73"/>
    <w:rsid w:val="003A1F52"/>
    <w:rsid w:val="003A2515"/>
    <w:rsid w:val="003B4A24"/>
    <w:rsid w:val="003B530F"/>
    <w:rsid w:val="003C27EE"/>
    <w:rsid w:val="003C3068"/>
    <w:rsid w:val="003C311A"/>
    <w:rsid w:val="003C33DF"/>
    <w:rsid w:val="003C49DB"/>
    <w:rsid w:val="003C54EF"/>
    <w:rsid w:val="003C6AEF"/>
    <w:rsid w:val="003D0135"/>
    <w:rsid w:val="003D21C7"/>
    <w:rsid w:val="003D2845"/>
    <w:rsid w:val="003D2DB1"/>
    <w:rsid w:val="003D3419"/>
    <w:rsid w:val="003D5008"/>
    <w:rsid w:val="003D5CFF"/>
    <w:rsid w:val="003E0919"/>
    <w:rsid w:val="003E475C"/>
    <w:rsid w:val="003E64B0"/>
    <w:rsid w:val="003E759F"/>
    <w:rsid w:val="003E78AC"/>
    <w:rsid w:val="003F0400"/>
    <w:rsid w:val="003F1458"/>
    <w:rsid w:val="003F173C"/>
    <w:rsid w:val="003F19DD"/>
    <w:rsid w:val="003F2643"/>
    <w:rsid w:val="003F49F0"/>
    <w:rsid w:val="003F5A93"/>
    <w:rsid w:val="00400043"/>
    <w:rsid w:val="00402A26"/>
    <w:rsid w:val="0040347F"/>
    <w:rsid w:val="00404F4D"/>
    <w:rsid w:val="00406875"/>
    <w:rsid w:val="00410070"/>
    <w:rsid w:val="00413602"/>
    <w:rsid w:val="00415F23"/>
    <w:rsid w:val="00423528"/>
    <w:rsid w:val="00424CF7"/>
    <w:rsid w:val="00425A11"/>
    <w:rsid w:val="00426626"/>
    <w:rsid w:val="00427BF1"/>
    <w:rsid w:val="00430890"/>
    <w:rsid w:val="00430B0C"/>
    <w:rsid w:val="00432140"/>
    <w:rsid w:val="004328B1"/>
    <w:rsid w:val="00432CB9"/>
    <w:rsid w:val="0043340E"/>
    <w:rsid w:val="00435586"/>
    <w:rsid w:val="00436F86"/>
    <w:rsid w:val="00437644"/>
    <w:rsid w:val="00445E0B"/>
    <w:rsid w:val="00450815"/>
    <w:rsid w:val="00450887"/>
    <w:rsid w:val="00450CDC"/>
    <w:rsid w:val="004510C4"/>
    <w:rsid w:val="004549F5"/>
    <w:rsid w:val="004567AA"/>
    <w:rsid w:val="004569F0"/>
    <w:rsid w:val="0045735D"/>
    <w:rsid w:val="004576F5"/>
    <w:rsid w:val="00462EC1"/>
    <w:rsid w:val="00463140"/>
    <w:rsid w:val="0046352F"/>
    <w:rsid w:val="00463ADF"/>
    <w:rsid w:val="00463CBC"/>
    <w:rsid w:val="00465169"/>
    <w:rsid w:val="00465DB9"/>
    <w:rsid w:val="00466ACD"/>
    <w:rsid w:val="00466FE9"/>
    <w:rsid w:val="00470406"/>
    <w:rsid w:val="00470C1B"/>
    <w:rsid w:val="00471138"/>
    <w:rsid w:val="00472509"/>
    <w:rsid w:val="00473B9B"/>
    <w:rsid w:val="004755C3"/>
    <w:rsid w:val="00475635"/>
    <w:rsid w:val="00476D6C"/>
    <w:rsid w:val="00476EB0"/>
    <w:rsid w:val="00480E3E"/>
    <w:rsid w:val="00481AB7"/>
    <w:rsid w:val="004846AB"/>
    <w:rsid w:val="00485180"/>
    <w:rsid w:val="004870F8"/>
    <w:rsid w:val="00487E43"/>
    <w:rsid w:val="00490638"/>
    <w:rsid w:val="00492628"/>
    <w:rsid w:val="00493A01"/>
    <w:rsid w:val="00495564"/>
    <w:rsid w:val="00496D6E"/>
    <w:rsid w:val="004979F8"/>
    <w:rsid w:val="004A1655"/>
    <w:rsid w:val="004A1BBE"/>
    <w:rsid w:val="004A1E4B"/>
    <w:rsid w:val="004A2146"/>
    <w:rsid w:val="004A2317"/>
    <w:rsid w:val="004A32A8"/>
    <w:rsid w:val="004A4F8E"/>
    <w:rsid w:val="004A62E6"/>
    <w:rsid w:val="004A7BCF"/>
    <w:rsid w:val="004A7EF5"/>
    <w:rsid w:val="004B0077"/>
    <w:rsid w:val="004B1E0E"/>
    <w:rsid w:val="004B1E6E"/>
    <w:rsid w:val="004B291B"/>
    <w:rsid w:val="004B291F"/>
    <w:rsid w:val="004B31BC"/>
    <w:rsid w:val="004B4CDE"/>
    <w:rsid w:val="004B52FF"/>
    <w:rsid w:val="004B61D9"/>
    <w:rsid w:val="004C038F"/>
    <w:rsid w:val="004C0F6B"/>
    <w:rsid w:val="004C17CF"/>
    <w:rsid w:val="004C20F1"/>
    <w:rsid w:val="004C407B"/>
    <w:rsid w:val="004C4FFB"/>
    <w:rsid w:val="004C7C19"/>
    <w:rsid w:val="004D1128"/>
    <w:rsid w:val="004D1225"/>
    <w:rsid w:val="004D397B"/>
    <w:rsid w:val="004D3D6E"/>
    <w:rsid w:val="004D40B8"/>
    <w:rsid w:val="004D47D8"/>
    <w:rsid w:val="004D5B79"/>
    <w:rsid w:val="004D6990"/>
    <w:rsid w:val="004D7350"/>
    <w:rsid w:val="004E24EB"/>
    <w:rsid w:val="004E3E9A"/>
    <w:rsid w:val="004E3FDB"/>
    <w:rsid w:val="004E5E1E"/>
    <w:rsid w:val="004E5F69"/>
    <w:rsid w:val="004E654B"/>
    <w:rsid w:val="004E694D"/>
    <w:rsid w:val="004F140F"/>
    <w:rsid w:val="004F3199"/>
    <w:rsid w:val="004F31DF"/>
    <w:rsid w:val="004F353C"/>
    <w:rsid w:val="004F40B9"/>
    <w:rsid w:val="004F45ED"/>
    <w:rsid w:val="004F6F3C"/>
    <w:rsid w:val="005020A6"/>
    <w:rsid w:val="0050392E"/>
    <w:rsid w:val="005069DA"/>
    <w:rsid w:val="00507EFB"/>
    <w:rsid w:val="005119B5"/>
    <w:rsid w:val="00512CC7"/>
    <w:rsid w:val="00513B50"/>
    <w:rsid w:val="00513B88"/>
    <w:rsid w:val="00514DE1"/>
    <w:rsid w:val="005153CE"/>
    <w:rsid w:val="00515439"/>
    <w:rsid w:val="00521E6B"/>
    <w:rsid w:val="005240BC"/>
    <w:rsid w:val="00524675"/>
    <w:rsid w:val="00526095"/>
    <w:rsid w:val="00526ED5"/>
    <w:rsid w:val="00526FE6"/>
    <w:rsid w:val="005278C7"/>
    <w:rsid w:val="005279F4"/>
    <w:rsid w:val="00527F2B"/>
    <w:rsid w:val="00530387"/>
    <w:rsid w:val="00530A66"/>
    <w:rsid w:val="0053176B"/>
    <w:rsid w:val="005317BD"/>
    <w:rsid w:val="005326EA"/>
    <w:rsid w:val="00534983"/>
    <w:rsid w:val="00536124"/>
    <w:rsid w:val="005410A6"/>
    <w:rsid w:val="00542045"/>
    <w:rsid w:val="00544F1E"/>
    <w:rsid w:val="00546D19"/>
    <w:rsid w:val="00546FF7"/>
    <w:rsid w:val="005473D3"/>
    <w:rsid w:val="0054771F"/>
    <w:rsid w:val="00550C23"/>
    <w:rsid w:val="00551039"/>
    <w:rsid w:val="005533F4"/>
    <w:rsid w:val="00554C21"/>
    <w:rsid w:val="00555578"/>
    <w:rsid w:val="00555A6B"/>
    <w:rsid w:val="0055700D"/>
    <w:rsid w:val="00560C66"/>
    <w:rsid w:val="00560FB2"/>
    <w:rsid w:val="005629DB"/>
    <w:rsid w:val="0056314B"/>
    <w:rsid w:val="005658A2"/>
    <w:rsid w:val="00566191"/>
    <w:rsid w:val="0056685F"/>
    <w:rsid w:val="005703CF"/>
    <w:rsid w:val="005705EB"/>
    <w:rsid w:val="00570BA7"/>
    <w:rsid w:val="00571260"/>
    <w:rsid w:val="00571A18"/>
    <w:rsid w:val="0057477F"/>
    <w:rsid w:val="00574C3E"/>
    <w:rsid w:val="00575B18"/>
    <w:rsid w:val="0058062E"/>
    <w:rsid w:val="00581724"/>
    <w:rsid w:val="00581A55"/>
    <w:rsid w:val="00581BC4"/>
    <w:rsid w:val="00583B2D"/>
    <w:rsid w:val="0058588D"/>
    <w:rsid w:val="00586CE7"/>
    <w:rsid w:val="005916BA"/>
    <w:rsid w:val="00591736"/>
    <w:rsid w:val="005938A6"/>
    <w:rsid w:val="00593FCE"/>
    <w:rsid w:val="00595B28"/>
    <w:rsid w:val="005A16FD"/>
    <w:rsid w:val="005A2C62"/>
    <w:rsid w:val="005A35DB"/>
    <w:rsid w:val="005A3DC0"/>
    <w:rsid w:val="005A6810"/>
    <w:rsid w:val="005B3A32"/>
    <w:rsid w:val="005B4080"/>
    <w:rsid w:val="005B418B"/>
    <w:rsid w:val="005B50D3"/>
    <w:rsid w:val="005B56BB"/>
    <w:rsid w:val="005B70AC"/>
    <w:rsid w:val="005B7800"/>
    <w:rsid w:val="005B7CF4"/>
    <w:rsid w:val="005C0498"/>
    <w:rsid w:val="005C1FB1"/>
    <w:rsid w:val="005C31E1"/>
    <w:rsid w:val="005C31E5"/>
    <w:rsid w:val="005C3760"/>
    <w:rsid w:val="005C44BF"/>
    <w:rsid w:val="005C44ED"/>
    <w:rsid w:val="005C46B7"/>
    <w:rsid w:val="005C5191"/>
    <w:rsid w:val="005C6ED6"/>
    <w:rsid w:val="005D27DE"/>
    <w:rsid w:val="005D589E"/>
    <w:rsid w:val="005E0753"/>
    <w:rsid w:val="005E3FB0"/>
    <w:rsid w:val="005E62D3"/>
    <w:rsid w:val="005F2103"/>
    <w:rsid w:val="005F7CFB"/>
    <w:rsid w:val="006006A9"/>
    <w:rsid w:val="0060186F"/>
    <w:rsid w:val="00602274"/>
    <w:rsid w:val="006026D4"/>
    <w:rsid w:val="00604F3C"/>
    <w:rsid w:val="0060538A"/>
    <w:rsid w:val="00607D6A"/>
    <w:rsid w:val="0061098E"/>
    <w:rsid w:val="00610FD7"/>
    <w:rsid w:val="00613483"/>
    <w:rsid w:val="00616AEF"/>
    <w:rsid w:val="00620125"/>
    <w:rsid w:val="00622577"/>
    <w:rsid w:val="00622AB1"/>
    <w:rsid w:val="00624F72"/>
    <w:rsid w:val="00632FCC"/>
    <w:rsid w:val="00634795"/>
    <w:rsid w:val="00635303"/>
    <w:rsid w:val="0063677A"/>
    <w:rsid w:val="00636BDB"/>
    <w:rsid w:val="00637FFD"/>
    <w:rsid w:val="00640B0B"/>
    <w:rsid w:val="00641234"/>
    <w:rsid w:val="006429D4"/>
    <w:rsid w:val="00642DB3"/>
    <w:rsid w:val="0064436E"/>
    <w:rsid w:val="00644E4F"/>
    <w:rsid w:val="006462C4"/>
    <w:rsid w:val="0064635F"/>
    <w:rsid w:val="006463EE"/>
    <w:rsid w:val="006473A1"/>
    <w:rsid w:val="00647471"/>
    <w:rsid w:val="006515EC"/>
    <w:rsid w:val="00651860"/>
    <w:rsid w:val="00652FE0"/>
    <w:rsid w:val="00653BB6"/>
    <w:rsid w:val="00654665"/>
    <w:rsid w:val="006550D1"/>
    <w:rsid w:val="0065552F"/>
    <w:rsid w:val="00655A1B"/>
    <w:rsid w:val="00656146"/>
    <w:rsid w:val="00657EF0"/>
    <w:rsid w:val="006611ED"/>
    <w:rsid w:val="0066144A"/>
    <w:rsid w:val="006621FC"/>
    <w:rsid w:val="00663EB9"/>
    <w:rsid w:val="0066492B"/>
    <w:rsid w:val="00666B2F"/>
    <w:rsid w:val="00667831"/>
    <w:rsid w:val="00667FDD"/>
    <w:rsid w:val="00671A57"/>
    <w:rsid w:val="006724E3"/>
    <w:rsid w:val="006734C3"/>
    <w:rsid w:val="00674650"/>
    <w:rsid w:val="00675327"/>
    <w:rsid w:val="00675B7E"/>
    <w:rsid w:val="00676B91"/>
    <w:rsid w:val="00677967"/>
    <w:rsid w:val="00680D02"/>
    <w:rsid w:val="00683354"/>
    <w:rsid w:val="00684439"/>
    <w:rsid w:val="00684446"/>
    <w:rsid w:val="0068459E"/>
    <w:rsid w:val="00684B30"/>
    <w:rsid w:val="00685D07"/>
    <w:rsid w:val="00685DD6"/>
    <w:rsid w:val="00686394"/>
    <w:rsid w:val="00690030"/>
    <w:rsid w:val="00690513"/>
    <w:rsid w:val="006949DE"/>
    <w:rsid w:val="00695877"/>
    <w:rsid w:val="00696BCE"/>
    <w:rsid w:val="00697BC4"/>
    <w:rsid w:val="006A0CC1"/>
    <w:rsid w:val="006A1092"/>
    <w:rsid w:val="006A1AC0"/>
    <w:rsid w:val="006A3DBA"/>
    <w:rsid w:val="006A41E5"/>
    <w:rsid w:val="006A47B0"/>
    <w:rsid w:val="006A5138"/>
    <w:rsid w:val="006A5DFA"/>
    <w:rsid w:val="006B2619"/>
    <w:rsid w:val="006B50A5"/>
    <w:rsid w:val="006B7681"/>
    <w:rsid w:val="006C03D9"/>
    <w:rsid w:val="006C0D03"/>
    <w:rsid w:val="006C1958"/>
    <w:rsid w:val="006C37F4"/>
    <w:rsid w:val="006C4755"/>
    <w:rsid w:val="006C4B9B"/>
    <w:rsid w:val="006C5D42"/>
    <w:rsid w:val="006D0158"/>
    <w:rsid w:val="006D0446"/>
    <w:rsid w:val="006D2D3E"/>
    <w:rsid w:val="006D3A04"/>
    <w:rsid w:val="006D64A4"/>
    <w:rsid w:val="006E1030"/>
    <w:rsid w:val="006E1D75"/>
    <w:rsid w:val="006E26F3"/>
    <w:rsid w:val="006E2DE6"/>
    <w:rsid w:val="006E3738"/>
    <w:rsid w:val="006E5141"/>
    <w:rsid w:val="006E5B51"/>
    <w:rsid w:val="006E7A2E"/>
    <w:rsid w:val="006E7D13"/>
    <w:rsid w:val="006F0A16"/>
    <w:rsid w:val="006F1344"/>
    <w:rsid w:val="006F1381"/>
    <w:rsid w:val="006F2D53"/>
    <w:rsid w:val="006F5207"/>
    <w:rsid w:val="006F5248"/>
    <w:rsid w:val="006F55EE"/>
    <w:rsid w:val="006F5BA7"/>
    <w:rsid w:val="006F662A"/>
    <w:rsid w:val="00700616"/>
    <w:rsid w:val="0070065C"/>
    <w:rsid w:val="00701809"/>
    <w:rsid w:val="007055C4"/>
    <w:rsid w:val="00705C51"/>
    <w:rsid w:val="0070651E"/>
    <w:rsid w:val="007129A8"/>
    <w:rsid w:val="007132BF"/>
    <w:rsid w:val="007146B2"/>
    <w:rsid w:val="00714A81"/>
    <w:rsid w:val="007160BF"/>
    <w:rsid w:val="0072016B"/>
    <w:rsid w:val="00721753"/>
    <w:rsid w:val="00722895"/>
    <w:rsid w:val="00723B70"/>
    <w:rsid w:val="007246A3"/>
    <w:rsid w:val="00725346"/>
    <w:rsid w:val="007266C6"/>
    <w:rsid w:val="00730183"/>
    <w:rsid w:val="00731C2A"/>
    <w:rsid w:val="0073275F"/>
    <w:rsid w:val="00734493"/>
    <w:rsid w:val="00735C1D"/>
    <w:rsid w:val="007366D6"/>
    <w:rsid w:val="0074141B"/>
    <w:rsid w:val="007421A0"/>
    <w:rsid w:val="00742D38"/>
    <w:rsid w:val="00743AD5"/>
    <w:rsid w:val="00745FC5"/>
    <w:rsid w:val="0074641A"/>
    <w:rsid w:val="007468E4"/>
    <w:rsid w:val="00747437"/>
    <w:rsid w:val="00750D81"/>
    <w:rsid w:val="007518A7"/>
    <w:rsid w:val="00753676"/>
    <w:rsid w:val="00753826"/>
    <w:rsid w:val="00760472"/>
    <w:rsid w:val="0076078C"/>
    <w:rsid w:val="00761A8D"/>
    <w:rsid w:val="007638EC"/>
    <w:rsid w:val="00764146"/>
    <w:rsid w:val="007649B4"/>
    <w:rsid w:val="00766B8F"/>
    <w:rsid w:val="00766E97"/>
    <w:rsid w:val="00767CF2"/>
    <w:rsid w:val="007720E4"/>
    <w:rsid w:val="007734E9"/>
    <w:rsid w:val="007741C5"/>
    <w:rsid w:val="0077528E"/>
    <w:rsid w:val="0077772B"/>
    <w:rsid w:val="00782463"/>
    <w:rsid w:val="007853DA"/>
    <w:rsid w:val="0078588B"/>
    <w:rsid w:val="00790F5A"/>
    <w:rsid w:val="0079100F"/>
    <w:rsid w:val="00791781"/>
    <w:rsid w:val="00792646"/>
    <w:rsid w:val="00793619"/>
    <w:rsid w:val="0079405B"/>
    <w:rsid w:val="007960E1"/>
    <w:rsid w:val="0079679F"/>
    <w:rsid w:val="007A0271"/>
    <w:rsid w:val="007A0CAD"/>
    <w:rsid w:val="007A4998"/>
    <w:rsid w:val="007A5556"/>
    <w:rsid w:val="007B14ED"/>
    <w:rsid w:val="007B1A6C"/>
    <w:rsid w:val="007B5926"/>
    <w:rsid w:val="007C07B8"/>
    <w:rsid w:val="007C3C07"/>
    <w:rsid w:val="007C67C3"/>
    <w:rsid w:val="007C7C4A"/>
    <w:rsid w:val="007C7E60"/>
    <w:rsid w:val="007D02DB"/>
    <w:rsid w:val="007D1B0F"/>
    <w:rsid w:val="007D36BF"/>
    <w:rsid w:val="007D77DA"/>
    <w:rsid w:val="007D7B46"/>
    <w:rsid w:val="007E1011"/>
    <w:rsid w:val="007E1F6A"/>
    <w:rsid w:val="007E2D8A"/>
    <w:rsid w:val="007E40F8"/>
    <w:rsid w:val="007E7581"/>
    <w:rsid w:val="007E7737"/>
    <w:rsid w:val="007E7A62"/>
    <w:rsid w:val="007F00E7"/>
    <w:rsid w:val="007F2FEC"/>
    <w:rsid w:val="007F6C68"/>
    <w:rsid w:val="00800BB4"/>
    <w:rsid w:val="008023B5"/>
    <w:rsid w:val="008023F6"/>
    <w:rsid w:val="00803F32"/>
    <w:rsid w:val="00805431"/>
    <w:rsid w:val="00806ACD"/>
    <w:rsid w:val="00807668"/>
    <w:rsid w:val="0080789F"/>
    <w:rsid w:val="00807DB2"/>
    <w:rsid w:val="00810FE2"/>
    <w:rsid w:val="00811506"/>
    <w:rsid w:val="008122C1"/>
    <w:rsid w:val="008173E0"/>
    <w:rsid w:val="00820CD1"/>
    <w:rsid w:val="00820ED5"/>
    <w:rsid w:val="00820F1D"/>
    <w:rsid w:val="00821771"/>
    <w:rsid w:val="00821824"/>
    <w:rsid w:val="008226C7"/>
    <w:rsid w:val="008237B3"/>
    <w:rsid w:val="0082400E"/>
    <w:rsid w:val="00824840"/>
    <w:rsid w:val="00824C84"/>
    <w:rsid w:val="00832ACC"/>
    <w:rsid w:val="008331B9"/>
    <w:rsid w:val="00833BE6"/>
    <w:rsid w:val="008340AC"/>
    <w:rsid w:val="008361DE"/>
    <w:rsid w:val="00836349"/>
    <w:rsid w:val="00840502"/>
    <w:rsid w:val="008407A8"/>
    <w:rsid w:val="00842340"/>
    <w:rsid w:val="00842611"/>
    <w:rsid w:val="0084312B"/>
    <w:rsid w:val="00844292"/>
    <w:rsid w:val="00844E0A"/>
    <w:rsid w:val="0084503A"/>
    <w:rsid w:val="008538F3"/>
    <w:rsid w:val="0085539E"/>
    <w:rsid w:val="00855977"/>
    <w:rsid w:val="00856052"/>
    <w:rsid w:val="00856497"/>
    <w:rsid w:val="0085794B"/>
    <w:rsid w:val="00857C9C"/>
    <w:rsid w:val="00860176"/>
    <w:rsid w:val="00861C5D"/>
    <w:rsid w:val="00861CE0"/>
    <w:rsid w:val="008632D9"/>
    <w:rsid w:val="00863F4C"/>
    <w:rsid w:val="008657EF"/>
    <w:rsid w:val="00865952"/>
    <w:rsid w:val="00867011"/>
    <w:rsid w:val="00870829"/>
    <w:rsid w:val="00871D6A"/>
    <w:rsid w:val="00873FDF"/>
    <w:rsid w:val="00874043"/>
    <w:rsid w:val="0087587F"/>
    <w:rsid w:val="00880366"/>
    <w:rsid w:val="008805D1"/>
    <w:rsid w:val="00881126"/>
    <w:rsid w:val="00882767"/>
    <w:rsid w:val="00882C03"/>
    <w:rsid w:val="00882F1E"/>
    <w:rsid w:val="00883E02"/>
    <w:rsid w:val="008840CF"/>
    <w:rsid w:val="008853B7"/>
    <w:rsid w:val="008909F5"/>
    <w:rsid w:val="00891980"/>
    <w:rsid w:val="008928A2"/>
    <w:rsid w:val="00893662"/>
    <w:rsid w:val="00895CC2"/>
    <w:rsid w:val="00897407"/>
    <w:rsid w:val="008A1410"/>
    <w:rsid w:val="008A19DF"/>
    <w:rsid w:val="008A1CC1"/>
    <w:rsid w:val="008A20BC"/>
    <w:rsid w:val="008A2146"/>
    <w:rsid w:val="008A3FC6"/>
    <w:rsid w:val="008A5CA9"/>
    <w:rsid w:val="008A5E30"/>
    <w:rsid w:val="008A6069"/>
    <w:rsid w:val="008B526F"/>
    <w:rsid w:val="008B600C"/>
    <w:rsid w:val="008B6524"/>
    <w:rsid w:val="008B72D4"/>
    <w:rsid w:val="008C3D89"/>
    <w:rsid w:val="008C7560"/>
    <w:rsid w:val="008D16CB"/>
    <w:rsid w:val="008D4E68"/>
    <w:rsid w:val="008D54CB"/>
    <w:rsid w:val="008D6186"/>
    <w:rsid w:val="008D7DFC"/>
    <w:rsid w:val="008E084D"/>
    <w:rsid w:val="008E0BB8"/>
    <w:rsid w:val="008E0E9F"/>
    <w:rsid w:val="008E2CE4"/>
    <w:rsid w:val="008E35F6"/>
    <w:rsid w:val="008E4DA9"/>
    <w:rsid w:val="008E65C5"/>
    <w:rsid w:val="008F0A08"/>
    <w:rsid w:val="008F10B5"/>
    <w:rsid w:val="008F26F3"/>
    <w:rsid w:val="008F432F"/>
    <w:rsid w:val="008F4499"/>
    <w:rsid w:val="008F53E8"/>
    <w:rsid w:val="008F5453"/>
    <w:rsid w:val="008F7524"/>
    <w:rsid w:val="008F7D57"/>
    <w:rsid w:val="008F7F10"/>
    <w:rsid w:val="009004AA"/>
    <w:rsid w:val="00902625"/>
    <w:rsid w:val="00902784"/>
    <w:rsid w:val="00904C12"/>
    <w:rsid w:val="009063C5"/>
    <w:rsid w:val="00907C55"/>
    <w:rsid w:val="00911315"/>
    <w:rsid w:val="00911D5F"/>
    <w:rsid w:val="00912CFB"/>
    <w:rsid w:val="009139E5"/>
    <w:rsid w:val="00913DDE"/>
    <w:rsid w:val="009212B3"/>
    <w:rsid w:val="00921C3A"/>
    <w:rsid w:val="00922F1C"/>
    <w:rsid w:val="00923F6A"/>
    <w:rsid w:val="009256A3"/>
    <w:rsid w:val="009309BA"/>
    <w:rsid w:val="009401BA"/>
    <w:rsid w:val="00940373"/>
    <w:rsid w:val="00941C6B"/>
    <w:rsid w:val="00942AFE"/>
    <w:rsid w:val="0094365C"/>
    <w:rsid w:val="00945BA6"/>
    <w:rsid w:val="00946061"/>
    <w:rsid w:val="00946809"/>
    <w:rsid w:val="00946E7E"/>
    <w:rsid w:val="00950E75"/>
    <w:rsid w:val="009514AE"/>
    <w:rsid w:val="00953087"/>
    <w:rsid w:val="009532DB"/>
    <w:rsid w:val="00956B9A"/>
    <w:rsid w:val="00960019"/>
    <w:rsid w:val="00962623"/>
    <w:rsid w:val="009629EC"/>
    <w:rsid w:val="00963AD5"/>
    <w:rsid w:val="009647FB"/>
    <w:rsid w:val="00964BEF"/>
    <w:rsid w:val="00966B37"/>
    <w:rsid w:val="009673EA"/>
    <w:rsid w:val="00970C26"/>
    <w:rsid w:val="00972361"/>
    <w:rsid w:val="0097465F"/>
    <w:rsid w:val="00975B60"/>
    <w:rsid w:val="009763E6"/>
    <w:rsid w:val="009766FE"/>
    <w:rsid w:val="00976BEB"/>
    <w:rsid w:val="00982F1F"/>
    <w:rsid w:val="009834D3"/>
    <w:rsid w:val="00984216"/>
    <w:rsid w:val="00984834"/>
    <w:rsid w:val="00985898"/>
    <w:rsid w:val="00986A14"/>
    <w:rsid w:val="00987D9D"/>
    <w:rsid w:val="00987E76"/>
    <w:rsid w:val="009909C5"/>
    <w:rsid w:val="00990E72"/>
    <w:rsid w:val="009914E6"/>
    <w:rsid w:val="00991642"/>
    <w:rsid w:val="00991E96"/>
    <w:rsid w:val="009936BA"/>
    <w:rsid w:val="0099376D"/>
    <w:rsid w:val="00994194"/>
    <w:rsid w:val="00995DFB"/>
    <w:rsid w:val="00995EE0"/>
    <w:rsid w:val="009971AE"/>
    <w:rsid w:val="00997A31"/>
    <w:rsid w:val="009A0369"/>
    <w:rsid w:val="009A4AF4"/>
    <w:rsid w:val="009A4FFE"/>
    <w:rsid w:val="009A58BC"/>
    <w:rsid w:val="009A645E"/>
    <w:rsid w:val="009A7CBD"/>
    <w:rsid w:val="009B1E16"/>
    <w:rsid w:val="009B546B"/>
    <w:rsid w:val="009B5474"/>
    <w:rsid w:val="009B584B"/>
    <w:rsid w:val="009B71AB"/>
    <w:rsid w:val="009C0743"/>
    <w:rsid w:val="009C25C5"/>
    <w:rsid w:val="009C3FF2"/>
    <w:rsid w:val="009C57D3"/>
    <w:rsid w:val="009C7059"/>
    <w:rsid w:val="009D0F70"/>
    <w:rsid w:val="009D5646"/>
    <w:rsid w:val="009D7B9B"/>
    <w:rsid w:val="009D7C3D"/>
    <w:rsid w:val="009E0EB0"/>
    <w:rsid w:val="009E1480"/>
    <w:rsid w:val="009E14F1"/>
    <w:rsid w:val="009E2C13"/>
    <w:rsid w:val="009E2DC1"/>
    <w:rsid w:val="009E3B9C"/>
    <w:rsid w:val="009E569A"/>
    <w:rsid w:val="009E67C1"/>
    <w:rsid w:val="009E71B4"/>
    <w:rsid w:val="009F068E"/>
    <w:rsid w:val="009F096A"/>
    <w:rsid w:val="009F2AA8"/>
    <w:rsid w:val="009F49AA"/>
    <w:rsid w:val="009F5A94"/>
    <w:rsid w:val="009F673A"/>
    <w:rsid w:val="009F70B1"/>
    <w:rsid w:val="009F7752"/>
    <w:rsid w:val="009F7F2B"/>
    <w:rsid w:val="00A0030E"/>
    <w:rsid w:val="00A00B59"/>
    <w:rsid w:val="00A0133C"/>
    <w:rsid w:val="00A01793"/>
    <w:rsid w:val="00A05B22"/>
    <w:rsid w:val="00A06600"/>
    <w:rsid w:val="00A07015"/>
    <w:rsid w:val="00A0752D"/>
    <w:rsid w:val="00A1042F"/>
    <w:rsid w:val="00A111B4"/>
    <w:rsid w:val="00A12234"/>
    <w:rsid w:val="00A14B61"/>
    <w:rsid w:val="00A16228"/>
    <w:rsid w:val="00A16D31"/>
    <w:rsid w:val="00A1703D"/>
    <w:rsid w:val="00A2275A"/>
    <w:rsid w:val="00A2276E"/>
    <w:rsid w:val="00A23DBB"/>
    <w:rsid w:val="00A23DE8"/>
    <w:rsid w:val="00A24FDC"/>
    <w:rsid w:val="00A2738B"/>
    <w:rsid w:val="00A312C1"/>
    <w:rsid w:val="00A3278A"/>
    <w:rsid w:val="00A3451A"/>
    <w:rsid w:val="00A349FF"/>
    <w:rsid w:val="00A34AAF"/>
    <w:rsid w:val="00A35C1C"/>
    <w:rsid w:val="00A37056"/>
    <w:rsid w:val="00A408B6"/>
    <w:rsid w:val="00A413F2"/>
    <w:rsid w:val="00A42707"/>
    <w:rsid w:val="00A43A5C"/>
    <w:rsid w:val="00A45197"/>
    <w:rsid w:val="00A455C7"/>
    <w:rsid w:val="00A51C07"/>
    <w:rsid w:val="00A5294E"/>
    <w:rsid w:val="00A5567B"/>
    <w:rsid w:val="00A5572B"/>
    <w:rsid w:val="00A57849"/>
    <w:rsid w:val="00A57B1B"/>
    <w:rsid w:val="00A609B4"/>
    <w:rsid w:val="00A61DCB"/>
    <w:rsid w:val="00A61FCA"/>
    <w:rsid w:val="00A6208A"/>
    <w:rsid w:val="00A63793"/>
    <w:rsid w:val="00A6395A"/>
    <w:rsid w:val="00A63BDC"/>
    <w:rsid w:val="00A6497B"/>
    <w:rsid w:val="00A65716"/>
    <w:rsid w:val="00A670C7"/>
    <w:rsid w:val="00A6762A"/>
    <w:rsid w:val="00A70091"/>
    <w:rsid w:val="00A70CCF"/>
    <w:rsid w:val="00A71740"/>
    <w:rsid w:val="00A724B4"/>
    <w:rsid w:val="00A727ED"/>
    <w:rsid w:val="00A75263"/>
    <w:rsid w:val="00A77158"/>
    <w:rsid w:val="00A777EC"/>
    <w:rsid w:val="00A82DD9"/>
    <w:rsid w:val="00A82E2E"/>
    <w:rsid w:val="00A8314D"/>
    <w:rsid w:val="00A85DF1"/>
    <w:rsid w:val="00A92378"/>
    <w:rsid w:val="00A92DFC"/>
    <w:rsid w:val="00AA06D1"/>
    <w:rsid w:val="00AA337B"/>
    <w:rsid w:val="00AA4E92"/>
    <w:rsid w:val="00AA5389"/>
    <w:rsid w:val="00AB0C98"/>
    <w:rsid w:val="00AB10AE"/>
    <w:rsid w:val="00AB425E"/>
    <w:rsid w:val="00AB4497"/>
    <w:rsid w:val="00AB78BB"/>
    <w:rsid w:val="00AC2175"/>
    <w:rsid w:val="00AC3029"/>
    <w:rsid w:val="00AC3636"/>
    <w:rsid w:val="00AC49EA"/>
    <w:rsid w:val="00AC4CA2"/>
    <w:rsid w:val="00AC5898"/>
    <w:rsid w:val="00AC5F9E"/>
    <w:rsid w:val="00AC6344"/>
    <w:rsid w:val="00AC6653"/>
    <w:rsid w:val="00AC7340"/>
    <w:rsid w:val="00AD1F93"/>
    <w:rsid w:val="00AD2B9D"/>
    <w:rsid w:val="00AD384A"/>
    <w:rsid w:val="00AD49CA"/>
    <w:rsid w:val="00AD5A51"/>
    <w:rsid w:val="00AD5CCE"/>
    <w:rsid w:val="00AD69F3"/>
    <w:rsid w:val="00AE0E56"/>
    <w:rsid w:val="00AE21A4"/>
    <w:rsid w:val="00AE2669"/>
    <w:rsid w:val="00AE307B"/>
    <w:rsid w:val="00AE4268"/>
    <w:rsid w:val="00AE4775"/>
    <w:rsid w:val="00AE4964"/>
    <w:rsid w:val="00AE5F8A"/>
    <w:rsid w:val="00AE608B"/>
    <w:rsid w:val="00AE781E"/>
    <w:rsid w:val="00AF32E6"/>
    <w:rsid w:val="00AF41CF"/>
    <w:rsid w:val="00AF4DD2"/>
    <w:rsid w:val="00AF64B2"/>
    <w:rsid w:val="00AF688C"/>
    <w:rsid w:val="00AF6A45"/>
    <w:rsid w:val="00B0012B"/>
    <w:rsid w:val="00B006F7"/>
    <w:rsid w:val="00B01C11"/>
    <w:rsid w:val="00B024A0"/>
    <w:rsid w:val="00B03BC1"/>
    <w:rsid w:val="00B04CAA"/>
    <w:rsid w:val="00B0597E"/>
    <w:rsid w:val="00B05AE0"/>
    <w:rsid w:val="00B1039B"/>
    <w:rsid w:val="00B117A7"/>
    <w:rsid w:val="00B11FC9"/>
    <w:rsid w:val="00B12315"/>
    <w:rsid w:val="00B12CAD"/>
    <w:rsid w:val="00B139B9"/>
    <w:rsid w:val="00B15A9B"/>
    <w:rsid w:val="00B21E13"/>
    <w:rsid w:val="00B2234B"/>
    <w:rsid w:val="00B236AE"/>
    <w:rsid w:val="00B23743"/>
    <w:rsid w:val="00B2423F"/>
    <w:rsid w:val="00B24E95"/>
    <w:rsid w:val="00B24FB7"/>
    <w:rsid w:val="00B25167"/>
    <w:rsid w:val="00B259D8"/>
    <w:rsid w:val="00B25FE7"/>
    <w:rsid w:val="00B27237"/>
    <w:rsid w:val="00B272CE"/>
    <w:rsid w:val="00B27EA4"/>
    <w:rsid w:val="00B3080D"/>
    <w:rsid w:val="00B324B1"/>
    <w:rsid w:val="00B324E2"/>
    <w:rsid w:val="00B33F4A"/>
    <w:rsid w:val="00B35AA2"/>
    <w:rsid w:val="00B37DF5"/>
    <w:rsid w:val="00B37EA0"/>
    <w:rsid w:val="00B41356"/>
    <w:rsid w:val="00B418A9"/>
    <w:rsid w:val="00B418DB"/>
    <w:rsid w:val="00B424F2"/>
    <w:rsid w:val="00B43182"/>
    <w:rsid w:val="00B43EF8"/>
    <w:rsid w:val="00B4443F"/>
    <w:rsid w:val="00B45D18"/>
    <w:rsid w:val="00B466D6"/>
    <w:rsid w:val="00B47BEF"/>
    <w:rsid w:val="00B511AF"/>
    <w:rsid w:val="00B51D81"/>
    <w:rsid w:val="00B51FEB"/>
    <w:rsid w:val="00B52A33"/>
    <w:rsid w:val="00B53239"/>
    <w:rsid w:val="00B54A4F"/>
    <w:rsid w:val="00B60766"/>
    <w:rsid w:val="00B63B44"/>
    <w:rsid w:val="00B660C3"/>
    <w:rsid w:val="00B660E6"/>
    <w:rsid w:val="00B7016D"/>
    <w:rsid w:val="00B73478"/>
    <w:rsid w:val="00B74F0B"/>
    <w:rsid w:val="00B7540C"/>
    <w:rsid w:val="00B758F3"/>
    <w:rsid w:val="00B76038"/>
    <w:rsid w:val="00B76BB2"/>
    <w:rsid w:val="00B77EB8"/>
    <w:rsid w:val="00B807D8"/>
    <w:rsid w:val="00B83BF1"/>
    <w:rsid w:val="00B84276"/>
    <w:rsid w:val="00B85537"/>
    <w:rsid w:val="00B903CC"/>
    <w:rsid w:val="00B94BFB"/>
    <w:rsid w:val="00B94F9C"/>
    <w:rsid w:val="00B95BBB"/>
    <w:rsid w:val="00B95C4E"/>
    <w:rsid w:val="00B97CE4"/>
    <w:rsid w:val="00BA00C0"/>
    <w:rsid w:val="00BA016E"/>
    <w:rsid w:val="00BA0392"/>
    <w:rsid w:val="00BA48D6"/>
    <w:rsid w:val="00BA62FD"/>
    <w:rsid w:val="00BA7150"/>
    <w:rsid w:val="00BB45DB"/>
    <w:rsid w:val="00BB4A1D"/>
    <w:rsid w:val="00BB575D"/>
    <w:rsid w:val="00BB72FA"/>
    <w:rsid w:val="00BB7642"/>
    <w:rsid w:val="00BC0297"/>
    <w:rsid w:val="00BC0706"/>
    <w:rsid w:val="00BC0DB1"/>
    <w:rsid w:val="00BC2A41"/>
    <w:rsid w:val="00BC329E"/>
    <w:rsid w:val="00BC4EC9"/>
    <w:rsid w:val="00BC50B7"/>
    <w:rsid w:val="00BC5731"/>
    <w:rsid w:val="00BC5CA7"/>
    <w:rsid w:val="00BC6BA1"/>
    <w:rsid w:val="00BD2014"/>
    <w:rsid w:val="00BD3F59"/>
    <w:rsid w:val="00BD4A61"/>
    <w:rsid w:val="00BD4B0C"/>
    <w:rsid w:val="00BD4D88"/>
    <w:rsid w:val="00BD6FE3"/>
    <w:rsid w:val="00BE008E"/>
    <w:rsid w:val="00BE0100"/>
    <w:rsid w:val="00BE1EE2"/>
    <w:rsid w:val="00BE270F"/>
    <w:rsid w:val="00BE2E5E"/>
    <w:rsid w:val="00BE44AC"/>
    <w:rsid w:val="00BE6385"/>
    <w:rsid w:val="00BE7A04"/>
    <w:rsid w:val="00BF17D1"/>
    <w:rsid w:val="00BF286F"/>
    <w:rsid w:val="00BF3FFA"/>
    <w:rsid w:val="00BF4C7B"/>
    <w:rsid w:val="00BF5ABB"/>
    <w:rsid w:val="00BF68E7"/>
    <w:rsid w:val="00BF7C69"/>
    <w:rsid w:val="00C00455"/>
    <w:rsid w:val="00C0102C"/>
    <w:rsid w:val="00C0155C"/>
    <w:rsid w:val="00C01823"/>
    <w:rsid w:val="00C01A7E"/>
    <w:rsid w:val="00C01FB4"/>
    <w:rsid w:val="00C02616"/>
    <w:rsid w:val="00C02D8E"/>
    <w:rsid w:val="00C04CED"/>
    <w:rsid w:val="00C04F27"/>
    <w:rsid w:val="00C055CE"/>
    <w:rsid w:val="00C05D9F"/>
    <w:rsid w:val="00C0771D"/>
    <w:rsid w:val="00C07AF0"/>
    <w:rsid w:val="00C10E27"/>
    <w:rsid w:val="00C1146F"/>
    <w:rsid w:val="00C11C3A"/>
    <w:rsid w:val="00C1272F"/>
    <w:rsid w:val="00C133D0"/>
    <w:rsid w:val="00C15563"/>
    <w:rsid w:val="00C16C00"/>
    <w:rsid w:val="00C16C9C"/>
    <w:rsid w:val="00C17C29"/>
    <w:rsid w:val="00C204C0"/>
    <w:rsid w:val="00C20E65"/>
    <w:rsid w:val="00C21BAB"/>
    <w:rsid w:val="00C21EA9"/>
    <w:rsid w:val="00C21F97"/>
    <w:rsid w:val="00C239B7"/>
    <w:rsid w:val="00C261E8"/>
    <w:rsid w:val="00C27520"/>
    <w:rsid w:val="00C30762"/>
    <w:rsid w:val="00C30905"/>
    <w:rsid w:val="00C31362"/>
    <w:rsid w:val="00C3272B"/>
    <w:rsid w:val="00C34F64"/>
    <w:rsid w:val="00C35B1F"/>
    <w:rsid w:val="00C364C9"/>
    <w:rsid w:val="00C368A5"/>
    <w:rsid w:val="00C378A6"/>
    <w:rsid w:val="00C456B3"/>
    <w:rsid w:val="00C476B8"/>
    <w:rsid w:val="00C4788D"/>
    <w:rsid w:val="00C47A6F"/>
    <w:rsid w:val="00C504C1"/>
    <w:rsid w:val="00C51E86"/>
    <w:rsid w:val="00C542C5"/>
    <w:rsid w:val="00C544A3"/>
    <w:rsid w:val="00C54EBD"/>
    <w:rsid w:val="00C55B3D"/>
    <w:rsid w:val="00C55EE0"/>
    <w:rsid w:val="00C57F28"/>
    <w:rsid w:val="00C60F0B"/>
    <w:rsid w:val="00C63274"/>
    <w:rsid w:val="00C633D3"/>
    <w:rsid w:val="00C63FC1"/>
    <w:rsid w:val="00C70048"/>
    <w:rsid w:val="00C701E2"/>
    <w:rsid w:val="00C71177"/>
    <w:rsid w:val="00C715EA"/>
    <w:rsid w:val="00C7405F"/>
    <w:rsid w:val="00C752E8"/>
    <w:rsid w:val="00C760F8"/>
    <w:rsid w:val="00C768AB"/>
    <w:rsid w:val="00C7775A"/>
    <w:rsid w:val="00C77998"/>
    <w:rsid w:val="00C77D97"/>
    <w:rsid w:val="00C80E34"/>
    <w:rsid w:val="00C8228F"/>
    <w:rsid w:val="00C8260D"/>
    <w:rsid w:val="00C827BF"/>
    <w:rsid w:val="00C832C7"/>
    <w:rsid w:val="00C8424E"/>
    <w:rsid w:val="00C846EC"/>
    <w:rsid w:val="00C85703"/>
    <w:rsid w:val="00C85A7F"/>
    <w:rsid w:val="00C91365"/>
    <w:rsid w:val="00C916E1"/>
    <w:rsid w:val="00C91F00"/>
    <w:rsid w:val="00C9289A"/>
    <w:rsid w:val="00C932E2"/>
    <w:rsid w:val="00C93DE5"/>
    <w:rsid w:val="00C959E3"/>
    <w:rsid w:val="00C97012"/>
    <w:rsid w:val="00C975E7"/>
    <w:rsid w:val="00C97F21"/>
    <w:rsid w:val="00CA07B4"/>
    <w:rsid w:val="00CA3394"/>
    <w:rsid w:val="00CA3B80"/>
    <w:rsid w:val="00CA3FA1"/>
    <w:rsid w:val="00CA5BBC"/>
    <w:rsid w:val="00CA600B"/>
    <w:rsid w:val="00CA6D65"/>
    <w:rsid w:val="00CB008D"/>
    <w:rsid w:val="00CB1579"/>
    <w:rsid w:val="00CB3BC0"/>
    <w:rsid w:val="00CB46A1"/>
    <w:rsid w:val="00CB56C2"/>
    <w:rsid w:val="00CB5D79"/>
    <w:rsid w:val="00CB5DB0"/>
    <w:rsid w:val="00CC0104"/>
    <w:rsid w:val="00CC23A6"/>
    <w:rsid w:val="00CC2F28"/>
    <w:rsid w:val="00CC3101"/>
    <w:rsid w:val="00CC657B"/>
    <w:rsid w:val="00CC7BA2"/>
    <w:rsid w:val="00CD3448"/>
    <w:rsid w:val="00CD50A9"/>
    <w:rsid w:val="00CD6BD6"/>
    <w:rsid w:val="00CD7380"/>
    <w:rsid w:val="00CE1796"/>
    <w:rsid w:val="00CE2E14"/>
    <w:rsid w:val="00CE374D"/>
    <w:rsid w:val="00CE48C6"/>
    <w:rsid w:val="00CE6236"/>
    <w:rsid w:val="00CE7927"/>
    <w:rsid w:val="00CF0085"/>
    <w:rsid w:val="00CF2338"/>
    <w:rsid w:val="00CF2CB9"/>
    <w:rsid w:val="00CF5320"/>
    <w:rsid w:val="00CF5A22"/>
    <w:rsid w:val="00CF72ED"/>
    <w:rsid w:val="00D00F47"/>
    <w:rsid w:val="00D01123"/>
    <w:rsid w:val="00D02FB1"/>
    <w:rsid w:val="00D04FC7"/>
    <w:rsid w:val="00D05923"/>
    <w:rsid w:val="00D060ED"/>
    <w:rsid w:val="00D064ED"/>
    <w:rsid w:val="00D07F55"/>
    <w:rsid w:val="00D14C25"/>
    <w:rsid w:val="00D228BD"/>
    <w:rsid w:val="00D238AF"/>
    <w:rsid w:val="00D2500A"/>
    <w:rsid w:val="00D307AA"/>
    <w:rsid w:val="00D313A1"/>
    <w:rsid w:val="00D37D59"/>
    <w:rsid w:val="00D41106"/>
    <w:rsid w:val="00D428AF"/>
    <w:rsid w:val="00D42F41"/>
    <w:rsid w:val="00D44E45"/>
    <w:rsid w:val="00D45755"/>
    <w:rsid w:val="00D45C8F"/>
    <w:rsid w:val="00D51839"/>
    <w:rsid w:val="00D51CA7"/>
    <w:rsid w:val="00D5232F"/>
    <w:rsid w:val="00D52511"/>
    <w:rsid w:val="00D53281"/>
    <w:rsid w:val="00D53DF0"/>
    <w:rsid w:val="00D56320"/>
    <w:rsid w:val="00D5656D"/>
    <w:rsid w:val="00D6069C"/>
    <w:rsid w:val="00D60851"/>
    <w:rsid w:val="00D61350"/>
    <w:rsid w:val="00D615DB"/>
    <w:rsid w:val="00D61675"/>
    <w:rsid w:val="00D64A09"/>
    <w:rsid w:val="00D64FC4"/>
    <w:rsid w:val="00D674B5"/>
    <w:rsid w:val="00D67ACE"/>
    <w:rsid w:val="00D7125B"/>
    <w:rsid w:val="00D71A96"/>
    <w:rsid w:val="00D7200F"/>
    <w:rsid w:val="00D72EA3"/>
    <w:rsid w:val="00D73BF4"/>
    <w:rsid w:val="00D76689"/>
    <w:rsid w:val="00D76D1D"/>
    <w:rsid w:val="00D807F5"/>
    <w:rsid w:val="00D821D2"/>
    <w:rsid w:val="00D82910"/>
    <w:rsid w:val="00D84DE5"/>
    <w:rsid w:val="00D8540E"/>
    <w:rsid w:val="00D86316"/>
    <w:rsid w:val="00D86CA2"/>
    <w:rsid w:val="00D87EDB"/>
    <w:rsid w:val="00D91C08"/>
    <w:rsid w:val="00D95ACA"/>
    <w:rsid w:val="00D95B8B"/>
    <w:rsid w:val="00D969EA"/>
    <w:rsid w:val="00D9736E"/>
    <w:rsid w:val="00D97C82"/>
    <w:rsid w:val="00DA027B"/>
    <w:rsid w:val="00DA0691"/>
    <w:rsid w:val="00DA135F"/>
    <w:rsid w:val="00DA18C8"/>
    <w:rsid w:val="00DA338C"/>
    <w:rsid w:val="00DA552A"/>
    <w:rsid w:val="00DA64F8"/>
    <w:rsid w:val="00DA6A6B"/>
    <w:rsid w:val="00DA6AA7"/>
    <w:rsid w:val="00DA7296"/>
    <w:rsid w:val="00DB2351"/>
    <w:rsid w:val="00DB4028"/>
    <w:rsid w:val="00DB568D"/>
    <w:rsid w:val="00DB5BA3"/>
    <w:rsid w:val="00DB7691"/>
    <w:rsid w:val="00DC09EA"/>
    <w:rsid w:val="00DC22F7"/>
    <w:rsid w:val="00DC2CDD"/>
    <w:rsid w:val="00DC40F9"/>
    <w:rsid w:val="00DC47F9"/>
    <w:rsid w:val="00DC621E"/>
    <w:rsid w:val="00DC656B"/>
    <w:rsid w:val="00DC68A0"/>
    <w:rsid w:val="00DC7961"/>
    <w:rsid w:val="00DD0EAD"/>
    <w:rsid w:val="00DD4896"/>
    <w:rsid w:val="00DD4FC3"/>
    <w:rsid w:val="00DD53D3"/>
    <w:rsid w:val="00DD5993"/>
    <w:rsid w:val="00DD6509"/>
    <w:rsid w:val="00DD72F1"/>
    <w:rsid w:val="00DE07FD"/>
    <w:rsid w:val="00DE1F47"/>
    <w:rsid w:val="00DE387C"/>
    <w:rsid w:val="00DE3BAE"/>
    <w:rsid w:val="00DE3EAD"/>
    <w:rsid w:val="00DE4FE7"/>
    <w:rsid w:val="00DE64A1"/>
    <w:rsid w:val="00DE76CF"/>
    <w:rsid w:val="00DF1EC9"/>
    <w:rsid w:val="00DF5CC2"/>
    <w:rsid w:val="00DF64C1"/>
    <w:rsid w:val="00DF751C"/>
    <w:rsid w:val="00E00272"/>
    <w:rsid w:val="00E00D8E"/>
    <w:rsid w:val="00E01E28"/>
    <w:rsid w:val="00E041A9"/>
    <w:rsid w:val="00E043E8"/>
    <w:rsid w:val="00E04A7D"/>
    <w:rsid w:val="00E054AF"/>
    <w:rsid w:val="00E05EA2"/>
    <w:rsid w:val="00E06161"/>
    <w:rsid w:val="00E068D0"/>
    <w:rsid w:val="00E10253"/>
    <w:rsid w:val="00E10FDB"/>
    <w:rsid w:val="00E111D0"/>
    <w:rsid w:val="00E151B9"/>
    <w:rsid w:val="00E15386"/>
    <w:rsid w:val="00E1749D"/>
    <w:rsid w:val="00E17591"/>
    <w:rsid w:val="00E17F47"/>
    <w:rsid w:val="00E200F3"/>
    <w:rsid w:val="00E20892"/>
    <w:rsid w:val="00E21A37"/>
    <w:rsid w:val="00E22261"/>
    <w:rsid w:val="00E25E4A"/>
    <w:rsid w:val="00E26FD9"/>
    <w:rsid w:val="00E30011"/>
    <w:rsid w:val="00E30130"/>
    <w:rsid w:val="00E30197"/>
    <w:rsid w:val="00E32DD1"/>
    <w:rsid w:val="00E33B37"/>
    <w:rsid w:val="00E371B6"/>
    <w:rsid w:val="00E42844"/>
    <w:rsid w:val="00E4332A"/>
    <w:rsid w:val="00E4646E"/>
    <w:rsid w:val="00E50492"/>
    <w:rsid w:val="00E50E9E"/>
    <w:rsid w:val="00E51799"/>
    <w:rsid w:val="00E521D1"/>
    <w:rsid w:val="00E52D0D"/>
    <w:rsid w:val="00E53E2B"/>
    <w:rsid w:val="00E53F09"/>
    <w:rsid w:val="00E552BF"/>
    <w:rsid w:val="00E608D0"/>
    <w:rsid w:val="00E61873"/>
    <w:rsid w:val="00E618AA"/>
    <w:rsid w:val="00E6253E"/>
    <w:rsid w:val="00E62BE6"/>
    <w:rsid w:val="00E63479"/>
    <w:rsid w:val="00E66198"/>
    <w:rsid w:val="00E706D4"/>
    <w:rsid w:val="00E72F49"/>
    <w:rsid w:val="00E80CF1"/>
    <w:rsid w:val="00E8224D"/>
    <w:rsid w:val="00E84A61"/>
    <w:rsid w:val="00E86C2B"/>
    <w:rsid w:val="00E86E3A"/>
    <w:rsid w:val="00E91D31"/>
    <w:rsid w:val="00E9221A"/>
    <w:rsid w:val="00E92534"/>
    <w:rsid w:val="00E936A6"/>
    <w:rsid w:val="00E93EE2"/>
    <w:rsid w:val="00E96AB3"/>
    <w:rsid w:val="00E96ACB"/>
    <w:rsid w:val="00E977A8"/>
    <w:rsid w:val="00EA0391"/>
    <w:rsid w:val="00EA108C"/>
    <w:rsid w:val="00EA1EF9"/>
    <w:rsid w:val="00EA5002"/>
    <w:rsid w:val="00EA75DB"/>
    <w:rsid w:val="00EB1B75"/>
    <w:rsid w:val="00EB2330"/>
    <w:rsid w:val="00EB2491"/>
    <w:rsid w:val="00EB6A52"/>
    <w:rsid w:val="00EB6E8F"/>
    <w:rsid w:val="00EC0571"/>
    <w:rsid w:val="00EC0841"/>
    <w:rsid w:val="00EC0FDD"/>
    <w:rsid w:val="00EC1719"/>
    <w:rsid w:val="00EC2B8F"/>
    <w:rsid w:val="00EC45B5"/>
    <w:rsid w:val="00EC5809"/>
    <w:rsid w:val="00EC5BC1"/>
    <w:rsid w:val="00EC5DB7"/>
    <w:rsid w:val="00EC7C3B"/>
    <w:rsid w:val="00ED0691"/>
    <w:rsid w:val="00ED1C3B"/>
    <w:rsid w:val="00ED24F9"/>
    <w:rsid w:val="00ED398E"/>
    <w:rsid w:val="00ED3C2E"/>
    <w:rsid w:val="00ED4504"/>
    <w:rsid w:val="00ED4509"/>
    <w:rsid w:val="00ED5928"/>
    <w:rsid w:val="00ED7215"/>
    <w:rsid w:val="00EE0971"/>
    <w:rsid w:val="00EE0EE7"/>
    <w:rsid w:val="00EE21B3"/>
    <w:rsid w:val="00EE2385"/>
    <w:rsid w:val="00EE4CD5"/>
    <w:rsid w:val="00EE4F32"/>
    <w:rsid w:val="00EE5D76"/>
    <w:rsid w:val="00EF0AD2"/>
    <w:rsid w:val="00EF132F"/>
    <w:rsid w:val="00EF3E18"/>
    <w:rsid w:val="00EF43F2"/>
    <w:rsid w:val="00EF451A"/>
    <w:rsid w:val="00EF4A25"/>
    <w:rsid w:val="00EF63F1"/>
    <w:rsid w:val="00EF66B9"/>
    <w:rsid w:val="00EF6A40"/>
    <w:rsid w:val="00F004A9"/>
    <w:rsid w:val="00F00D4D"/>
    <w:rsid w:val="00F015D1"/>
    <w:rsid w:val="00F02F7E"/>
    <w:rsid w:val="00F0711A"/>
    <w:rsid w:val="00F075F1"/>
    <w:rsid w:val="00F124B1"/>
    <w:rsid w:val="00F12B42"/>
    <w:rsid w:val="00F14E55"/>
    <w:rsid w:val="00F155C9"/>
    <w:rsid w:val="00F15DFE"/>
    <w:rsid w:val="00F20B7A"/>
    <w:rsid w:val="00F23D8E"/>
    <w:rsid w:val="00F24052"/>
    <w:rsid w:val="00F3048E"/>
    <w:rsid w:val="00F321D7"/>
    <w:rsid w:val="00F3249A"/>
    <w:rsid w:val="00F35736"/>
    <w:rsid w:val="00F4051E"/>
    <w:rsid w:val="00F43048"/>
    <w:rsid w:val="00F434CD"/>
    <w:rsid w:val="00F456F9"/>
    <w:rsid w:val="00F45DF4"/>
    <w:rsid w:val="00F4619B"/>
    <w:rsid w:val="00F503B8"/>
    <w:rsid w:val="00F50EB3"/>
    <w:rsid w:val="00F50EF6"/>
    <w:rsid w:val="00F51043"/>
    <w:rsid w:val="00F53B60"/>
    <w:rsid w:val="00F545C1"/>
    <w:rsid w:val="00F57699"/>
    <w:rsid w:val="00F62042"/>
    <w:rsid w:val="00F65B66"/>
    <w:rsid w:val="00F666AF"/>
    <w:rsid w:val="00F70128"/>
    <w:rsid w:val="00F70C2D"/>
    <w:rsid w:val="00F74CF3"/>
    <w:rsid w:val="00F75395"/>
    <w:rsid w:val="00F7573A"/>
    <w:rsid w:val="00F75BBD"/>
    <w:rsid w:val="00F76850"/>
    <w:rsid w:val="00F80B16"/>
    <w:rsid w:val="00F81F5F"/>
    <w:rsid w:val="00F82448"/>
    <w:rsid w:val="00F8348A"/>
    <w:rsid w:val="00F84F22"/>
    <w:rsid w:val="00F850DA"/>
    <w:rsid w:val="00F85E77"/>
    <w:rsid w:val="00F94C0E"/>
    <w:rsid w:val="00F94C64"/>
    <w:rsid w:val="00FA13DC"/>
    <w:rsid w:val="00FA1A2D"/>
    <w:rsid w:val="00FA2710"/>
    <w:rsid w:val="00FA5E7B"/>
    <w:rsid w:val="00FA6939"/>
    <w:rsid w:val="00FB33E0"/>
    <w:rsid w:val="00FB4A94"/>
    <w:rsid w:val="00FB57F7"/>
    <w:rsid w:val="00FB5CC6"/>
    <w:rsid w:val="00FB695A"/>
    <w:rsid w:val="00FB7AAF"/>
    <w:rsid w:val="00FC0B5B"/>
    <w:rsid w:val="00FC2557"/>
    <w:rsid w:val="00FC260A"/>
    <w:rsid w:val="00FC28FF"/>
    <w:rsid w:val="00FC3AD4"/>
    <w:rsid w:val="00FC5EF7"/>
    <w:rsid w:val="00FC6452"/>
    <w:rsid w:val="00FC7469"/>
    <w:rsid w:val="00FD0953"/>
    <w:rsid w:val="00FD0B28"/>
    <w:rsid w:val="00FD0D88"/>
    <w:rsid w:val="00FD10B7"/>
    <w:rsid w:val="00FD347B"/>
    <w:rsid w:val="00FD541D"/>
    <w:rsid w:val="00FE1C1F"/>
    <w:rsid w:val="00FE1CD9"/>
    <w:rsid w:val="00FE225D"/>
    <w:rsid w:val="00FE2A0B"/>
    <w:rsid w:val="00FE3DD8"/>
    <w:rsid w:val="00FE41A5"/>
    <w:rsid w:val="00FE4676"/>
    <w:rsid w:val="00FE7EE7"/>
    <w:rsid w:val="00FF1C0B"/>
    <w:rsid w:val="00FF302F"/>
    <w:rsid w:val="00FF310B"/>
    <w:rsid w:val="00FF5FCB"/>
    <w:rsid w:val="00FF7700"/>
    <w:rsid w:val="00FF7DC4"/>
    <w:rsid w:val="00FF7E56"/>
    <w:rsid w:val="01744A80"/>
    <w:rsid w:val="039DACEB"/>
    <w:rsid w:val="043E415C"/>
    <w:rsid w:val="051AE0AF"/>
    <w:rsid w:val="0B81B59B"/>
    <w:rsid w:val="10124D1F"/>
    <w:rsid w:val="1B6D9B99"/>
    <w:rsid w:val="1D2B5D0E"/>
    <w:rsid w:val="1E3A00A3"/>
    <w:rsid w:val="2366556F"/>
    <w:rsid w:val="23F33927"/>
    <w:rsid w:val="291C719D"/>
    <w:rsid w:val="29880D1A"/>
    <w:rsid w:val="2D508B76"/>
    <w:rsid w:val="301B4878"/>
    <w:rsid w:val="322F168D"/>
    <w:rsid w:val="37EAA075"/>
    <w:rsid w:val="3A21814B"/>
    <w:rsid w:val="3EF1659E"/>
    <w:rsid w:val="4315A616"/>
    <w:rsid w:val="450BCF7D"/>
    <w:rsid w:val="4784F3B2"/>
    <w:rsid w:val="48C234C2"/>
    <w:rsid w:val="4984E79A"/>
    <w:rsid w:val="4D6C8350"/>
    <w:rsid w:val="4E823595"/>
    <w:rsid w:val="56FA3D39"/>
    <w:rsid w:val="5A6E6299"/>
    <w:rsid w:val="5D70A1FA"/>
    <w:rsid w:val="5DE08BF5"/>
    <w:rsid w:val="5FDBD8CB"/>
    <w:rsid w:val="61C0F16E"/>
    <w:rsid w:val="61E58F72"/>
    <w:rsid w:val="6354F71E"/>
    <w:rsid w:val="63B0DCD5"/>
    <w:rsid w:val="67F4C139"/>
    <w:rsid w:val="6B3BC4B8"/>
    <w:rsid w:val="6D3A1813"/>
    <w:rsid w:val="6EA0FA74"/>
    <w:rsid w:val="754C7299"/>
    <w:rsid w:val="78AA4A84"/>
    <w:rsid w:val="79398650"/>
    <w:rsid w:val="7CF5A669"/>
    <w:rsid w:val="7F30D7F9"/>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E5C8F61"/>
  <w15:docId w15:val="{86584745-222C-4F7E-8E52-CF6FCCF40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B9B"/>
    <w:rPr>
      <w:rFonts w:eastAsia="Arial" w:cs="Arial"/>
      <w:color w:val="000000"/>
      <w:sz w:val="20"/>
    </w:rPr>
  </w:style>
  <w:style w:type="paragraph" w:styleId="Heading1">
    <w:name w:val="heading 1"/>
    <w:next w:val="Normal"/>
    <w:link w:val="Heading1Char"/>
    <w:uiPriority w:val="9"/>
    <w:unhideWhenUsed/>
    <w:qFormat/>
    <w:rsid w:val="00F0711A"/>
    <w:pPr>
      <w:keepNext/>
      <w:keepLines/>
      <w:numPr>
        <w:numId w:val="4"/>
      </w:numPr>
      <w:spacing w:before="240" w:after="240" w:line="264" w:lineRule="auto"/>
      <w:ind w:left="431" w:hanging="431"/>
      <w:outlineLvl w:val="0"/>
      <w:pPrChange w:id="0" w:author="Pieter Oosterbroek (student)" w:date="2021-03-24T11:23:00Z">
        <w:pPr>
          <w:keepNext/>
          <w:keepLines/>
          <w:numPr>
            <w:numId w:val="4"/>
          </w:numPr>
          <w:spacing w:before="240" w:line="264" w:lineRule="auto"/>
          <w:ind w:left="431" w:hanging="431"/>
          <w:outlineLvl w:val="0"/>
        </w:pPr>
      </w:pPrChange>
    </w:pPr>
    <w:rPr>
      <w:rFonts w:ascii="Arial Narrow" w:eastAsia="Arial" w:hAnsi="Arial Narrow" w:cs="Arial"/>
      <w:b/>
      <w:caps/>
      <w:color w:val="000000"/>
      <w:sz w:val="28"/>
      <w:rPrChange w:id="0" w:author="Pieter Oosterbroek (student)" w:date="2021-03-24T11:23:00Z">
        <w:rPr>
          <w:rFonts w:ascii="Arial Narrow" w:eastAsia="Arial" w:hAnsi="Arial Narrow" w:cs="Arial"/>
          <w:b/>
          <w:caps/>
          <w:color w:val="000000"/>
          <w:sz w:val="28"/>
          <w:szCs w:val="22"/>
          <w:lang w:val="nl-NL" w:eastAsia="nl-NL" w:bidi="ar-SA"/>
        </w:rPr>
      </w:rPrChange>
    </w:rPr>
  </w:style>
  <w:style w:type="paragraph" w:styleId="Heading2">
    <w:name w:val="heading 2"/>
    <w:next w:val="Normal"/>
    <w:link w:val="Heading2Char"/>
    <w:uiPriority w:val="9"/>
    <w:unhideWhenUsed/>
    <w:qFormat/>
    <w:rsid w:val="005B50D3"/>
    <w:pPr>
      <w:keepNext/>
      <w:keepLines/>
      <w:numPr>
        <w:ilvl w:val="1"/>
        <w:numId w:val="4"/>
      </w:numPr>
      <w:spacing w:before="240" w:after="76"/>
      <w:ind w:left="578" w:hanging="578"/>
      <w:outlineLvl w:val="1"/>
      <w:pPrChange w:id="1" w:author="Bart van der Wal" w:date="2021-03-23T10:47:00Z">
        <w:pPr>
          <w:keepNext/>
          <w:keepLines/>
          <w:numPr>
            <w:ilvl w:val="1"/>
            <w:numId w:val="4"/>
          </w:numPr>
          <w:spacing w:after="76" w:line="360" w:lineRule="auto"/>
          <w:ind w:left="576" w:hanging="576"/>
          <w:outlineLvl w:val="1"/>
        </w:pPr>
      </w:pPrChange>
    </w:pPr>
    <w:rPr>
      <w:rFonts w:ascii="Arial" w:eastAsia="Arial" w:hAnsi="Arial" w:cs="Arial"/>
      <w:b/>
      <w:color w:val="E50056" w:themeColor="text2"/>
      <w:sz w:val="24"/>
      <w:rPrChange w:id="1" w:author="Bart van der Wal" w:date="2021-03-23T10:47:00Z">
        <w:rPr>
          <w:rFonts w:ascii="Arial" w:eastAsia="Arial" w:hAnsi="Arial" w:cs="Arial"/>
          <w:b/>
          <w:color w:val="E50056" w:themeColor="text2"/>
          <w:sz w:val="24"/>
          <w:szCs w:val="22"/>
          <w:lang w:val="nl-NL" w:eastAsia="nl-NL" w:bidi="ar-SA"/>
        </w:rPr>
      </w:rPrChange>
    </w:rPr>
  </w:style>
  <w:style w:type="paragraph" w:styleId="Heading3">
    <w:name w:val="heading 3"/>
    <w:next w:val="Normal"/>
    <w:link w:val="Heading3Char"/>
    <w:uiPriority w:val="9"/>
    <w:unhideWhenUsed/>
    <w:qFormat/>
    <w:rsid w:val="005D589E"/>
    <w:pPr>
      <w:keepNext/>
      <w:keepLines/>
      <w:numPr>
        <w:ilvl w:val="2"/>
        <w:numId w:val="4"/>
      </w:numPr>
      <w:spacing w:before="240" w:after="98"/>
      <w:outlineLvl w:val="2"/>
    </w:pPr>
    <w:rPr>
      <w:rFonts w:ascii="Arial" w:eastAsia="Arial" w:hAnsi="Arial" w:cs="Arial"/>
      <w:b/>
      <w:color w:val="000000"/>
    </w:rPr>
  </w:style>
  <w:style w:type="paragraph" w:styleId="Heading4">
    <w:name w:val="heading 4"/>
    <w:basedOn w:val="Normal"/>
    <w:next w:val="Normal"/>
    <w:link w:val="Heading4Char"/>
    <w:uiPriority w:val="9"/>
    <w:unhideWhenUsed/>
    <w:qFormat/>
    <w:rsid w:val="003E475C"/>
    <w:pPr>
      <w:keepNext/>
      <w:keepLines/>
      <w:outlineLvl w:val="3"/>
    </w:pPr>
    <w:rPr>
      <w:u w:val="single"/>
    </w:rPr>
  </w:style>
  <w:style w:type="paragraph" w:styleId="Heading5">
    <w:name w:val="heading 5"/>
    <w:basedOn w:val="Normal"/>
    <w:next w:val="Normal"/>
    <w:link w:val="Heading5Char"/>
    <w:uiPriority w:val="9"/>
    <w:semiHidden/>
    <w:unhideWhenUsed/>
    <w:qFormat/>
    <w:rsid w:val="00254AF4"/>
    <w:pPr>
      <w:keepNext/>
      <w:keepLines/>
      <w:numPr>
        <w:ilvl w:val="4"/>
        <w:numId w:val="4"/>
      </w:numPr>
      <w:spacing w:before="40"/>
      <w:outlineLvl w:val="4"/>
    </w:pPr>
    <w:rPr>
      <w:rFonts w:asciiTheme="majorHAnsi" w:eastAsiaTheme="majorEastAsia" w:hAnsiTheme="majorHAnsi" w:cstheme="majorBidi"/>
      <w:color w:val="000000" w:themeColor="accent1" w:themeShade="BF"/>
    </w:rPr>
  </w:style>
  <w:style w:type="paragraph" w:styleId="Heading6">
    <w:name w:val="heading 6"/>
    <w:basedOn w:val="Normal"/>
    <w:next w:val="Normal"/>
    <w:link w:val="Heading6Char"/>
    <w:uiPriority w:val="9"/>
    <w:semiHidden/>
    <w:unhideWhenUsed/>
    <w:qFormat/>
    <w:rsid w:val="00254AF4"/>
    <w:pPr>
      <w:keepNext/>
      <w:keepLines/>
      <w:numPr>
        <w:ilvl w:val="5"/>
        <w:numId w:val="4"/>
      </w:numPr>
      <w:spacing w:before="40"/>
      <w:outlineLvl w:val="5"/>
    </w:pPr>
    <w:rPr>
      <w:rFonts w:asciiTheme="majorHAnsi" w:eastAsiaTheme="majorEastAsia" w:hAnsiTheme="majorHAnsi" w:cstheme="majorBidi"/>
      <w:color w:val="000000" w:themeColor="accent1" w:themeShade="7F"/>
    </w:rPr>
  </w:style>
  <w:style w:type="paragraph" w:styleId="Heading7">
    <w:name w:val="heading 7"/>
    <w:basedOn w:val="Normal"/>
    <w:next w:val="Normal"/>
    <w:link w:val="Heading7Char"/>
    <w:uiPriority w:val="9"/>
    <w:semiHidden/>
    <w:unhideWhenUsed/>
    <w:qFormat/>
    <w:rsid w:val="00254AF4"/>
    <w:pPr>
      <w:keepNext/>
      <w:keepLines/>
      <w:numPr>
        <w:ilvl w:val="6"/>
        <w:numId w:val="4"/>
      </w:numPr>
      <w:spacing w:before="40"/>
      <w:outlineLvl w:val="6"/>
    </w:pPr>
    <w:rPr>
      <w:rFonts w:asciiTheme="majorHAnsi" w:eastAsiaTheme="majorEastAsia" w:hAnsiTheme="majorHAnsi" w:cstheme="majorBidi"/>
      <w:i/>
      <w:iCs/>
      <w:color w:val="000000" w:themeColor="accent1" w:themeShade="7F"/>
    </w:rPr>
  </w:style>
  <w:style w:type="paragraph" w:styleId="Heading8">
    <w:name w:val="heading 8"/>
    <w:basedOn w:val="Normal"/>
    <w:next w:val="Normal"/>
    <w:link w:val="Heading8Char"/>
    <w:uiPriority w:val="9"/>
    <w:semiHidden/>
    <w:unhideWhenUsed/>
    <w:qFormat/>
    <w:rsid w:val="00254AF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4AF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B50D3"/>
    <w:rPr>
      <w:rFonts w:ascii="Arial" w:eastAsia="Arial" w:hAnsi="Arial" w:cs="Arial"/>
      <w:b/>
      <w:color w:val="E50056" w:themeColor="text2"/>
      <w:sz w:val="24"/>
    </w:rPr>
  </w:style>
  <w:style w:type="character" w:customStyle="1" w:styleId="Heading1Char">
    <w:name w:val="Heading 1 Char"/>
    <w:link w:val="Heading1"/>
    <w:uiPriority w:val="9"/>
    <w:rsid w:val="00F0711A"/>
    <w:rPr>
      <w:rFonts w:ascii="Arial Narrow" w:eastAsia="Arial" w:hAnsi="Arial Narrow" w:cs="Arial"/>
      <w:b/>
      <w:caps/>
      <w:color w:val="000000"/>
      <w:sz w:val="28"/>
    </w:rPr>
  </w:style>
  <w:style w:type="character" w:customStyle="1" w:styleId="Heading3Char">
    <w:name w:val="Heading 3 Char"/>
    <w:link w:val="Heading3"/>
    <w:uiPriority w:val="9"/>
    <w:rsid w:val="005D589E"/>
    <w:rPr>
      <w:rFonts w:ascii="Arial" w:eastAsia="Arial" w:hAnsi="Arial" w:cs="Arial"/>
      <w:b/>
      <w:color w:val="000000"/>
    </w:rPr>
  </w:style>
  <w:style w:type="table" w:styleId="TableGrid">
    <w:name w:val="Table Grid"/>
    <w:basedOn w:val="TableNormal"/>
    <w:rsid w:val="00B37D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133C9"/>
    <w:pPr>
      <w:ind w:left="720"/>
      <w:contextualSpacing/>
    </w:pPr>
  </w:style>
  <w:style w:type="paragraph" w:styleId="BalloonText">
    <w:name w:val="Balloon Text"/>
    <w:basedOn w:val="Normal"/>
    <w:link w:val="BalloonTextChar"/>
    <w:uiPriority w:val="99"/>
    <w:semiHidden/>
    <w:unhideWhenUsed/>
    <w:rsid w:val="004870F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70F8"/>
    <w:rPr>
      <w:rFonts w:ascii="Segoe UI" w:eastAsia="Arial" w:hAnsi="Segoe UI" w:cs="Segoe UI"/>
      <w:color w:val="000000"/>
      <w:sz w:val="18"/>
      <w:szCs w:val="18"/>
    </w:rPr>
  </w:style>
  <w:style w:type="character" w:styleId="CommentReference">
    <w:name w:val="annotation reference"/>
    <w:basedOn w:val="DefaultParagraphFont"/>
    <w:uiPriority w:val="99"/>
    <w:semiHidden/>
    <w:unhideWhenUsed/>
    <w:rsid w:val="006734C3"/>
    <w:rPr>
      <w:sz w:val="16"/>
      <w:szCs w:val="16"/>
    </w:rPr>
  </w:style>
  <w:style w:type="paragraph" w:styleId="CommentText">
    <w:name w:val="annotation text"/>
    <w:basedOn w:val="Normal"/>
    <w:link w:val="CommentTextChar"/>
    <w:uiPriority w:val="99"/>
    <w:semiHidden/>
    <w:unhideWhenUsed/>
    <w:rsid w:val="006734C3"/>
    <w:pPr>
      <w:spacing w:line="240" w:lineRule="auto"/>
    </w:pPr>
    <w:rPr>
      <w:szCs w:val="20"/>
    </w:rPr>
  </w:style>
  <w:style w:type="character" w:customStyle="1" w:styleId="CommentTextChar">
    <w:name w:val="Comment Text Char"/>
    <w:basedOn w:val="DefaultParagraphFont"/>
    <w:link w:val="CommentText"/>
    <w:uiPriority w:val="99"/>
    <w:semiHidden/>
    <w:rsid w:val="006734C3"/>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6734C3"/>
    <w:rPr>
      <w:b/>
      <w:bCs/>
    </w:rPr>
  </w:style>
  <w:style w:type="character" w:customStyle="1" w:styleId="CommentSubjectChar">
    <w:name w:val="Comment Subject Char"/>
    <w:basedOn w:val="CommentTextChar"/>
    <w:link w:val="CommentSubject"/>
    <w:uiPriority w:val="99"/>
    <w:semiHidden/>
    <w:rsid w:val="006734C3"/>
    <w:rPr>
      <w:rFonts w:ascii="Arial" w:eastAsia="Arial" w:hAnsi="Arial" w:cs="Arial"/>
      <w:b/>
      <w:bCs/>
      <w:color w:val="000000"/>
      <w:sz w:val="20"/>
      <w:szCs w:val="20"/>
    </w:rPr>
  </w:style>
  <w:style w:type="character" w:styleId="Hyperlink">
    <w:name w:val="Hyperlink"/>
    <w:basedOn w:val="DefaultParagraphFont"/>
    <w:uiPriority w:val="99"/>
    <w:unhideWhenUsed/>
    <w:rsid w:val="00004A9E"/>
    <w:rPr>
      <w:color w:val="000000" w:themeColor="hyperlink"/>
      <w:u w:val="single"/>
    </w:rPr>
  </w:style>
  <w:style w:type="paragraph" w:styleId="NormalWeb">
    <w:name w:val="Normal (Web)"/>
    <w:basedOn w:val="Normal"/>
    <w:uiPriority w:val="99"/>
    <w:unhideWhenUsed/>
    <w:rsid w:val="004569F0"/>
    <w:pPr>
      <w:spacing w:line="240" w:lineRule="auto"/>
    </w:pPr>
    <w:rPr>
      <w:rFonts w:ascii="Times New Roman" w:eastAsiaTheme="minorHAnsi" w:hAnsi="Times New Roman" w:cs="Times New Roman"/>
      <w:color w:val="auto"/>
      <w:sz w:val="24"/>
      <w:szCs w:val="24"/>
    </w:rPr>
  </w:style>
  <w:style w:type="paragraph" w:styleId="FootnoteText">
    <w:name w:val="footnote text"/>
    <w:basedOn w:val="Normal"/>
    <w:link w:val="FootnoteTextChar"/>
    <w:uiPriority w:val="99"/>
    <w:semiHidden/>
    <w:unhideWhenUsed/>
    <w:rsid w:val="009C7059"/>
    <w:pPr>
      <w:spacing w:line="240" w:lineRule="auto"/>
    </w:pPr>
    <w:rPr>
      <w:szCs w:val="20"/>
    </w:rPr>
  </w:style>
  <w:style w:type="character" w:customStyle="1" w:styleId="FootnoteTextChar">
    <w:name w:val="Footnote Text Char"/>
    <w:basedOn w:val="DefaultParagraphFont"/>
    <w:link w:val="FootnoteText"/>
    <w:uiPriority w:val="99"/>
    <w:semiHidden/>
    <w:rsid w:val="009C7059"/>
    <w:rPr>
      <w:rFonts w:ascii="Arial" w:eastAsia="Arial" w:hAnsi="Arial" w:cs="Arial"/>
      <w:color w:val="000000"/>
      <w:sz w:val="20"/>
      <w:szCs w:val="20"/>
    </w:rPr>
  </w:style>
  <w:style w:type="character" w:styleId="FootnoteReference">
    <w:name w:val="footnote reference"/>
    <w:basedOn w:val="DefaultParagraphFont"/>
    <w:uiPriority w:val="99"/>
    <w:unhideWhenUsed/>
    <w:rsid w:val="009C7059"/>
    <w:rPr>
      <w:vertAlign w:val="superscript"/>
    </w:rPr>
  </w:style>
  <w:style w:type="paragraph" w:styleId="TOCHeading">
    <w:name w:val="TOC Heading"/>
    <w:basedOn w:val="Heading1"/>
    <w:next w:val="Normal"/>
    <w:uiPriority w:val="39"/>
    <w:unhideWhenUsed/>
    <w:qFormat/>
    <w:rsid w:val="004C20F1"/>
    <w:pPr>
      <w:numPr>
        <w:numId w:val="0"/>
      </w:numPr>
      <w:outlineLvl w:val="9"/>
    </w:pPr>
    <w:rPr>
      <w:rFonts w:asciiTheme="majorHAnsi" w:eastAsia="Calibri" w:hAnsiTheme="majorHAnsi" w:cstheme="majorBidi"/>
      <w:color w:val="000000" w:themeColor="accent1" w:themeShade="BF"/>
      <w:szCs w:val="32"/>
      <w:lang w:val="en-US" w:eastAsia="en-US"/>
    </w:rPr>
  </w:style>
  <w:style w:type="paragraph" w:styleId="TOC2">
    <w:name w:val="toc 2"/>
    <w:basedOn w:val="Normal"/>
    <w:next w:val="Normal"/>
    <w:autoRedefine/>
    <w:uiPriority w:val="39"/>
    <w:unhideWhenUsed/>
    <w:rsid w:val="004C20F1"/>
    <w:pPr>
      <w:tabs>
        <w:tab w:val="left" w:pos="1134"/>
        <w:tab w:val="right" w:leader="dot" w:pos="9072"/>
      </w:tabs>
      <w:ind w:left="567"/>
    </w:pPr>
    <w:rPr>
      <w:noProof/>
    </w:rPr>
  </w:style>
  <w:style w:type="paragraph" w:styleId="TOC1">
    <w:name w:val="toc 1"/>
    <w:basedOn w:val="Normal"/>
    <w:next w:val="Normal"/>
    <w:autoRedefine/>
    <w:uiPriority w:val="39"/>
    <w:unhideWhenUsed/>
    <w:rsid w:val="004C20F1"/>
    <w:pPr>
      <w:tabs>
        <w:tab w:val="left" w:pos="567"/>
        <w:tab w:val="right" w:leader="dot" w:pos="9072"/>
      </w:tabs>
      <w:spacing w:before="240"/>
    </w:pPr>
    <w:rPr>
      <w:b/>
      <w:caps/>
      <w:noProof/>
      <w:color w:val="000000" w:themeColor="text1"/>
    </w:rPr>
  </w:style>
  <w:style w:type="paragraph" w:styleId="TOC3">
    <w:name w:val="toc 3"/>
    <w:basedOn w:val="Normal"/>
    <w:next w:val="Normal"/>
    <w:autoRedefine/>
    <w:uiPriority w:val="39"/>
    <w:unhideWhenUsed/>
    <w:rsid w:val="004C20F1"/>
    <w:pPr>
      <w:tabs>
        <w:tab w:val="left" w:pos="1100"/>
        <w:tab w:val="right" w:leader="dot" w:pos="9072"/>
        <w:tab w:val="right" w:leader="dot" w:pos="9174"/>
      </w:tabs>
      <w:ind w:left="567"/>
    </w:pPr>
  </w:style>
  <w:style w:type="character" w:customStyle="1" w:styleId="ListParagraphChar">
    <w:name w:val="List Paragraph Char"/>
    <w:basedOn w:val="DefaultParagraphFont"/>
    <w:link w:val="ListParagraph"/>
    <w:uiPriority w:val="34"/>
    <w:rsid w:val="00844E0A"/>
    <w:rPr>
      <w:rFonts w:ascii="Arial" w:eastAsia="Arial" w:hAnsi="Arial" w:cs="Arial"/>
      <w:color w:val="000000"/>
      <w:sz w:val="20"/>
    </w:rPr>
  </w:style>
  <w:style w:type="paragraph" w:styleId="NoSpacing">
    <w:name w:val="No Spacing"/>
    <w:uiPriority w:val="1"/>
    <w:rsid w:val="00ED3C2E"/>
    <w:pPr>
      <w:spacing w:line="240" w:lineRule="auto"/>
      <w:ind w:left="10" w:hanging="10"/>
    </w:pPr>
    <w:rPr>
      <w:rFonts w:ascii="Arial" w:eastAsia="Arial" w:hAnsi="Arial" w:cs="Arial"/>
      <w:color w:val="000000"/>
      <w:sz w:val="20"/>
    </w:rPr>
  </w:style>
  <w:style w:type="character" w:styleId="FollowedHyperlink">
    <w:name w:val="FollowedHyperlink"/>
    <w:basedOn w:val="DefaultParagraphFont"/>
    <w:uiPriority w:val="99"/>
    <w:semiHidden/>
    <w:unhideWhenUsed/>
    <w:rsid w:val="005C44BF"/>
    <w:rPr>
      <w:color w:val="000000" w:themeColor="followedHyperlink"/>
      <w:u w:val="single"/>
    </w:rPr>
  </w:style>
  <w:style w:type="paragraph" w:styleId="Footer">
    <w:name w:val="footer"/>
    <w:basedOn w:val="Normal"/>
    <w:link w:val="FooterChar"/>
    <w:uiPriority w:val="99"/>
    <w:unhideWhenUsed/>
    <w:rsid w:val="00B25FE7"/>
    <w:pPr>
      <w:tabs>
        <w:tab w:val="right" w:pos="9185"/>
      </w:tabs>
      <w:spacing w:line="240" w:lineRule="auto"/>
    </w:pPr>
    <w:rPr>
      <w:rFonts w:eastAsiaTheme="minorEastAsia" w:cs="Times New Roman"/>
      <w:color w:val="auto"/>
      <w:sz w:val="16"/>
    </w:rPr>
  </w:style>
  <w:style w:type="character" w:customStyle="1" w:styleId="FooterChar">
    <w:name w:val="Footer Char"/>
    <w:basedOn w:val="DefaultParagraphFont"/>
    <w:link w:val="Footer"/>
    <w:uiPriority w:val="99"/>
    <w:rsid w:val="00B25FE7"/>
    <w:rPr>
      <w:rFonts w:cs="Times New Roman"/>
      <w:sz w:val="16"/>
    </w:rPr>
  </w:style>
  <w:style w:type="character" w:styleId="Emphasis">
    <w:name w:val="Emphasis"/>
    <w:basedOn w:val="DefaultParagraphFont"/>
    <w:uiPriority w:val="20"/>
    <w:rsid w:val="00546D19"/>
    <w:rPr>
      <w:i/>
      <w:iCs/>
    </w:rPr>
  </w:style>
  <w:style w:type="paragraph" w:styleId="PlainText">
    <w:name w:val="Plain Text"/>
    <w:basedOn w:val="Normal"/>
    <w:link w:val="PlainTextChar"/>
    <w:uiPriority w:val="99"/>
    <w:semiHidden/>
    <w:unhideWhenUsed/>
    <w:rsid w:val="00A1042F"/>
    <w:pPr>
      <w:spacing w:line="240" w:lineRule="auto"/>
    </w:pPr>
    <w:rPr>
      <w:rFonts w:ascii="Calibri" w:eastAsia="Times New Roman" w:hAnsi="Calibri" w:cs="Times New Roman"/>
      <w:color w:val="auto"/>
      <w:sz w:val="22"/>
      <w:szCs w:val="21"/>
      <w:lang w:eastAsia="en-US"/>
    </w:rPr>
  </w:style>
  <w:style w:type="character" w:customStyle="1" w:styleId="PlainTextChar">
    <w:name w:val="Plain Text Char"/>
    <w:basedOn w:val="DefaultParagraphFont"/>
    <w:link w:val="PlainText"/>
    <w:uiPriority w:val="99"/>
    <w:semiHidden/>
    <w:rsid w:val="00A1042F"/>
    <w:rPr>
      <w:rFonts w:ascii="Calibri" w:eastAsia="Times New Roman" w:hAnsi="Calibri" w:cs="Times New Roman"/>
      <w:szCs w:val="21"/>
      <w:lang w:eastAsia="en-US"/>
    </w:rPr>
  </w:style>
  <w:style w:type="paragraph" w:customStyle="1" w:styleId="Kop1-geennr">
    <w:name w:val="Kop 1 - geen nr"/>
    <w:basedOn w:val="Normal"/>
    <w:next w:val="Normal"/>
    <w:uiPriority w:val="8"/>
    <w:qFormat/>
    <w:rsid w:val="00842611"/>
    <w:pPr>
      <w:spacing w:before="240" w:line="264" w:lineRule="auto"/>
    </w:pPr>
    <w:rPr>
      <w:rFonts w:ascii="Arial Narrow" w:hAnsi="Arial Narrow"/>
      <w:b/>
      <w:caps/>
      <w:sz w:val="28"/>
      <w:szCs w:val="32"/>
    </w:rPr>
  </w:style>
  <w:style w:type="character" w:customStyle="1" w:styleId="Heading4Char">
    <w:name w:val="Heading 4 Char"/>
    <w:basedOn w:val="DefaultParagraphFont"/>
    <w:link w:val="Heading4"/>
    <w:uiPriority w:val="9"/>
    <w:rsid w:val="003E475C"/>
    <w:rPr>
      <w:rFonts w:ascii="Arial" w:eastAsia="Arial" w:hAnsi="Arial" w:cs="Arial"/>
      <w:color w:val="000000"/>
      <w:sz w:val="20"/>
      <w:u w:val="single"/>
    </w:rPr>
  </w:style>
  <w:style w:type="character" w:customStyle="1" w:styleId="Heading5Char">
    <w:name w:val="Heading 5 Char"/>
    <w:basedOn w:val="DefaultParagraphFont"/>
    <w:link w:val="Heading5"/>
    <w:uiPriority w:val="9"/>
    <w:semiHidden/>
    <w:rsid w:val="00254AF4"/>
    <w:rPr>
      <w:rFonts w:asciiTheme="majorHAnsi" w:eastAsiaTheme="majorEastAsia" w:hAnsiTheme="majorHAnsi" w:cstheme="majorBidi"/>
      <w:color w:val="000000" w:themeColor="accent1" w:themeShade="BF"/>
      <w:sz w:val="20"/>
    </w:rPr>
  </w:style>
  <w:style w:type="character" w:customStyle="1" w:styleId="Heading6Char">
    <w:name w:val="Heading 6 Char"/>
    <w:basedOn w:val="DefaultParagraphFont"/>
    <w:link w:val="Heading6"/>
    <w:uiPriority w:val="9"/>
    <w:semiHidden/>
    <w:rsid w:val="00254AF4"/>
    <w:rPr>
      <w:rFonts w:asciiTheme="majorHAnsi" w:eastAsiaTheme="majorEastAsia" w:hAnsiTheme="majorHAnsi" w:cstheme="majorBidi"/>
      <w:color w:val="000000" w:themeColor="accent1" w:themeShade="7F"/>
      <w:sz w:val="20"/>
    </w:rPr>
  </w:style>
  <w:style w:type="character" w:customStyle="1" w:styleId="Heading7Char">
    <w:name w:val="Heading 7 Char"/>
    <w:basedOn w:val="DefaultParagraphFont"/>
    <w:link w:val="Heading7"/>
    <w:uiPriority w:val="9"/>
    <w:semiHidden/>
    <w:rsid w:val="00254AF4"/>
    <w:rPr>
      <w:rFonts w:asciiTheme="majorHAnsi" w:eastAsiaTheme="majorEastAsia" w:hAnsiTheme="majorHAnsi" w:cstheme="majorBidi"/>
      <w:i/>
      <w:iCs/>
      <w:color w:val="000000" w:themeColor="accent1" w:themeShade="7F"/>
      <w:sz w:val="20"/>
    </w:rPr>
  </w:style>
  <w:style w:type="character" w:customStyle="1" w:styleId="Heading8Char">
    <w:name w:val="Heading 8 Char"/>
    <w:basedOn w:val="DefaultParagraphFont"/>
    <w:link w:val="Heading8"/>
    <w:uiPriority w:val="9"/>
    <w:semiHidden/>
    <w:rsid w:val="00254A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4AF4"/>
    <w:rPr>
      <w:rFonts w:asciiTheme="majorHAnsi" w:eastAsiaTheme="majorEastAsia" w:hAnsiTheme="majorHAnsi" w:cstheme="majorBidi"/>
      <w:i/>
      <w:iCs/>
      <w:color w:val="272727" w:themeColor="text1" w:themeTint="D8"/>
      <w:sz w:val="21"/>
      <w:szCs w:val="21"/>
    </w:rPr>
  </w:style>
  <w:style w:type="table" w:customStyle="1" w:styleId="MijnTabel">
    <w:name w:val="Mijn Tabel"/>
    <w:basedOn w:val="TableNormal"/>
    <w:uiPriority w:val="99"/>
    <w:rsid w:val="0032742D"/>
    <w:pPr>
      <w:spacing w:line="270" w:lineRule="atLeast"/>
    </w:pPr>
    <w:rPr>
      <w:rFonts w:eastAsiaTheme="minorHAnsi"/>
      <w:sz w:val="20"/>
      <w:szCs w:val="20"/>
      <w:lang w:eastAsia="en-US"/>
    </w:rPr>
    <w:tblPr>
      <w:tblStyleRowBandSize w:val="1"/>
      <w:tblBorders>
        <w:insideH w:val="single" w:sz="4" w:space="0" w:color="auto"/>
        <w:insideV w:val="single" w:sz="4" w:space="0" w:color="auto"/>
      </w:tblBorders>
      <w:tblCellMar>
        <w:top w:w="28" w:type="dxa"/>
        <w:bottom w:w="28" w:type="dxa"/>
      </w:tblCellMar>
    </w:tblPr>
    <w:tblStylePr w:type="firstRow">
      <w:rPr>
        <w:b/>
      </w:rPr>
      <w:tblPr/>
      <w:tcPr>
        <w:shd w:val="clear" w:color="auto" w:fill="000000" w:themeFill="text1"/>
      </w:tcPr>
    </w:tblStylePr>
    <w:tblStylePr w:type="band1Horz">
      <w:tblPr/>
      <w:tcPr>
        <w:shd w:val="clear" w:color="auto" w:fill="E3E3E3" w:themeFill="accent5"/>
      </w:tcPr>
    </w:tblStylePr>
  </w:style>
  <w:style w:type="paragraph" w:styleId="Title">
    <w:name w:val="Title"/>
    <w:basedOn w:val="Normal"/>
    <w:link w:val="TitleChar"/>
    <w:uiPriority w:val="10"/>
    <w:qFormat/>
    <w:rsid w:val="00753826"/>
    <w:pPr>
      <w:spacing w:line="264" w:lineRule="auto"/>
    </w:pPr>
    <w:rPr>
      <w:rFonts w:ascii="Arial Narrow" w:hAnsi="Arial Narrow"/>
      <w:b/>
      <w:caps/>
      <w:sz w:val="48"/>
      <w:szCs w:val="40"/>
    </w:rPr>
  </w:style>
  <w:style w:type="character" w:customStyle="1" w:styleId="TitleChar">
    <w:name w:val="Title Char"/>
    <w:basedOn w:val="DefaultParagraphFont"/>
    <w:link w:val="Title"/>
    <w:uiPriority w:val="10"/>
    <w:rsid w:val="00753826"/>
    <w:rPr>
      <w:rFonts w:ascii="Arial Narrow" w:eastAsia="Arial" w:hAnsi="Arial Narrow" w:cs="Arial"/>
      <w:b/>
      <w:caps/>
      <w:color w:val="000000"/>
      <w:sz w:val="48"/>
      <w:szCs w:val="40"/>
    </w:rPr>
  </w:style>
  <w:style w:type="paragraph" w:customStyle="1" w:styleId="Bijlage">
    <w:name w:val="Bijlage"/>
    <w:basedOn w:val="Normal"/>
    <w:next w:val="Normal"/>
    <w:uiPriority w:val="10"/>
    <w:qFormat/>
    <w:rsid w:val="004C20F1"/>
    <w:pPr>
      <w:numPr>
        <w:numId w:val="15"/>
      </w:numPr>
      <w:spacing w:before="240" w:line="264" w:lineRule="auto"/>
    </w:pPr>
    <w:rPr>
      <w:rFonts w:asciiTheme="majorHAnsi" w:hAnsiTheme="majorHAnsi"/>
      <w:b/>
      <w:caps/>
      <w:color w:val="auto"/>
      <w:sz w:val="32"/>
    </w:rPr>
  </w:style>
  <w:style w:type="paragraph" w:styleId="Subtitle">
    <w:name w:val="Subtitle"/>
    <w:basedOn w:val="Normal"/>
    <w:link w:val="SubtitleChar"/>
    <w:uiPriority w:val="11"/>
    <w:qFormat/>
    <w:rsid w:val="00753826"/>
    <w:pPr>
      <w:spacing w:line="264" w:lineRule="auto"/>
    </w:pPr>
    <w:rPr>
      <w:sz w:val="36"/>
      <w:szCs w:val="32"/>
    </w:rPr>
  </w:style>
  <w:style w:type="character" w:customStyle="1" w:styleId="SubtitleChar">
    <w:name w:val="Subtitle Char"/>
    <w:basedOn w:val="DefaultParagraphFont"/>
    <w:link w:val="Subtitle"/>
    <w:uiPriority w:val="11"/>
    <w:rsid w:val="00753826"/>
    <w:rPr>
      <w:rFonts w:eastAsia="Arial" w:cs="Arial"/>
      <w:color w:val="000000"/>
      <w:sz w:val="36"/>
      <w:szCs w:val="32"/>
    </w:rPr>
  </w:style>
  <w:style w:type="paragraph" w:styleId="Header">
    <w:name w:val="header"/>
    <w:basedOn w:val="Normal"/>
    <w:link w:val="HeaderChar"/>
    <w:uiPriority w:val="99"/>
    <w:unhideWhenUsed/>
    <w:rsid w:val="005326EA"/>
    <w:pPr>
      <w:tabs>
        <w:tab w:val="center" w:pos="4536"/>
        <w:tab w:val="right" w:pos="9072"/>
      </w:tabs>
      <w:spacing w:line="240" w:lineRule="auto"/>
    </w:pPr>
  </w:style>
  <w:style w:type="character" w:customStyle="1" w:styleId="HeaderChar">
    <w:name w:val="Header Char"/>
    <w:basedOn w:val="DefaultParagraphFont"/>
    <w:link w:val="Header"/>
    <w:uiPriority w:val="99"/>
    <w:rsid w:val="005326EA"/>
    <w:rPr>
      <w:rFonts w:ascii="Arial" w:eastAsia="Arial" w:hAnsi="Arial" w:cs="Arial"/>
      <w:color w:val="000000"/>
      <w:sz w:val="20"/>
    </w:rPr>
  </w:style>
  <w:style w:type="character" w:styleId="PlaceholderText">
    <w:name w:val="Placeholder Text"/>
    <w:basedOn w:val="DefaultParagraphFont"/>
    <w:uiPriority w:val="99"/>
    <w:semiHidden/>
    <w:rsid w:val="005326EA"/>
    <w:rPr>
      <w:color w:val="808080"/>
    </w:rPr>
  </w:style>
  <w:style w:type="paragraph" w:customStyle="1" w:styleId="Auteur">
    <w:name w:val="Auteur"/>
    <w:basedOn w:val="Normal"/>
    <w:uiPriority w:val="12"/>
    <w:qFormat/>
    <w:rsid w:val="005326EA"/>
    <w:rPr>
      <w:b/>
      <w:sz w:val="24"/>
      <w:szCs w:val="24"/>
    </w:rPr>
  </w:style>
  <w:style w:type="character" w:styleId="UnresolvedMention">
    <w:name w:val="Unresolved Mention"/>
    <w:basedOn w:val="DefaultParagraphFont"/>
    <w:uiPriority w:val="99"/>
    <w:semiHidden/>
    <w:unhideWhenUsed/>
    <w:rsid w:val="00E4646E"/>
    <w:rPr>
      <w:color w:val="605E5C"/>
      <w:shd w:val="clear" w:color="auto" w:fill="E1DFDD"/>
    </w:rPr>
  </w:style>
  <w:style w:type="paragraph" w:styleId="Revision">
    <w:name w:val="Revision"/>
    <w:hidden/>
    <w:uiPriority w:val="99"/>
    <w:semiHidden/>
    <w:rsid w:val="00E96AB3"/>
    <w:pPr>
      <w:spacing w:line="240" w:lineRule="auto"/>
    </w:pPr>
    <w:rPr>
      <w:rFonts w:eastAsia="Arial" w:cs="Arial"/>
      <w:color w:val="000000"/>
      <w:sz w:val="20"/>
    </w:rPr>
  </w:style>
  <w:style w:type="table" w:customStyle="1" w:styleId="TableGrid1">
    <w:name w:val="Table Grid1"/>
    <w:rsid w:val="00DF751C"/>
    <w:pPr>
      <w:spacing w:line="240" w:lineRule="auto"/>
    </w:pPr>
    <w:tblPr>
      <w:tblCellMar>
        <w:top w:w="0" w:type="dxa"/>
        <w:left w:w="0" w:type="dxa"/>
        <w:bottom w:w="0" w:type="dxa"/>
        <w:right w:w="0" w:type="dxa"/>
      </w:tblCellMar>
    </w:tblPr>
  </w:style>
  <w:style w:type="table" w:customStyle="1" w:styleId="TableGrid0">
    <w:name w:val="Table Grid0"/>
    <w:basedOn w:val="TableNormal"/>
    <w:rsid w:val="00DF751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4619B"/>
    <w:pPr>
      <w:spacing w:after="200" w:line="240" w:lineRule="auto"/>
    </w:pPr>
    <w:rPr>
      <w:i/>
      <w:iCs/>
      <w:color w:val="E50056" w:themeColor="text2"/>
      <w:sz w:val="18"/>
      <w:szCs w:val="18"/>
    </w:rPr>
  </w:style>
  <w:style w:type="paragraph" w:styleId="EndnoteText">
    <w:name w:val="endnote text"/>
    <w:basedOn w:val="Normal"/>
    <w:link w:val="EndnoteTextChar"/>
    <w:uiPriority w:val="99"/>
    <w:semiHidden/>
    <w:unhideWhenUsed/>
    <w:rsid w:val="0007607B"/>
    <w:pPr>
      <w:spacing w:line="240" w:lineRule="auto"/>
    </w:pPr>
    <w:rPr>
      <w:szCs w:val="20"/>
    </w:rPr>
  </w:style>
  <w:style w:type="character" w:customStyle="1" w:styleId="EndnoteTextChar">
    <w:name w:val="Endnote Text Char"/>
    <w:basedOn w:val="DefaultParagraphFont"/>
    <w:link w:val="EndnoteText"/>
    <w:uiPriority w:val="99"/>
    <w:semiHidden/>
    <w:rsid w:val="0007607B"/>
    <w:rPr>
      <w:rFonts w:eastAsia="Arial" w:cs="Arial"/>
      <w:color w:val="000000"/>
      <w:sz w:val="20"/>
      <w:szCs w:val="20"/>
    </w:rPr>
  </w:style>
  <w:style w:type="character" w:styleId="EndnoteReference">
    <w:name w:val="endnote reference"/>
    <w:basedOn w:val="DefaultParagraphFont"/>
    <w:uiPriority w:val="99"/>
    <w:semiHidden/>
    <w:unhideWhenUsed/>
    <w:rsid w:val="0007607B"/>
    <w:rPr>
      <w:vertAlign w:val="superscript"/>
    </w:rPr>
  </w:style>
  <w:style w:type="table" w:styleId="GridTable1Light">
    <w:name w:val="Grid Table 1 Light"/>
    <w:basedOn w:val="TableNormal"/>
    <w:uiPriority w:val="46"/>
    <w:rsid w:val="00A777E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487925">
      <w:bodyDiv w:val="1"/>
      <w:marLeft w:val="0"/>
      <w:marRight w:val="0"/>
      <w:marTop w:val="0"/>
      <w:marBottom w:val="0"/>
      <w:divBdr>
        <w:top w:val="none" w:sz="0" w:space="0" w:color="auto"/>
        <w:left w:val="none" w:sz="0" w:space="0" w:color="auto"/>
        <w:bottom w:val="none" w:sz="0" w:space="0" w:color="auto"/>
        <w:right w:val="none" w:sz="0" w:space="0" w:color="auto"/>
      </w:divBdr>
    </w:div>
    <w:div w:id="395974043">
      <w:bodyDiv w:val="1"/>
      <w:marLeft w:val="0"/>
      <w:marRight w:val="0"/>
      <w:marTop w:val="0"/>
      <w:marBottom w:val="0"/>
      <w:divBdr>
        <w:top w:val="none" w:sz="0" w:space="0" w:color="auto"/>
        <w:left w:val="none" w:sz="0" w:space="0" w:color="auto"/>
        <w:bottom w:val="none" w:sz="0" w:space="0" w:color="auto"/>
        <w:right w:val="none" w:sz="0" w:space="0" w:color="auto"/>
      </w:divBdr>
    </w:div>
    <w:div w:id="638614785">
      <w:bodyDiv w:val="1"/>
      <w:marLeft w:val="0"/>
      <w:marRight w:val="0"/>
      <w:marTop w:val="0"/>
      <w:marBottom w:val="0"/>
      <w:divBdr>
        <w:top w:val="none" w:sz="0" w:space="0" w:color="auto"/>
        <w:left w:val="none" w:sz="0" w:space="0" w:color="auto"/>
        <w:bottom w:val="none" w:sz="0" w:space="0" w:color="auto"/>
        <w:right w:val="none" w:sz="0" w:space="0" w:color="auto"/>
      </w:divBdr>
    </w:div>
    <w:div w:id="797526034">
      <w:bodyDiv w:val="1"/>
      <w:marLeft w:val="0"/>
      <w:marRight w:val="0"/>
      <w:marTop w:val="0"/>
      <w:marBottom w:val="0"/>
      <w:divBdr>
        <w:top w:val="none" w:sz="0" w:space="0" w:color="auto"/>
        <w:left w:val="none" w:sz="0" w:space="0" w:color="auto"/>
        <w:bottom w:val="none" w:sz="0" w:space="0" w:color="auto"/>
        <w:right w:val="none" w:sz="0" w:space="0" w:color="auto"/>
      </w:divBdr>
    </w:div>
    <w:div w:id="1089427818">
      <w:bodyDiv w:val="1"/>
      <w:marLeft w:val="0"/>
      <w:marRight w:val="0"/>
      <w:marTop w:val="0"/>
      <w:marBottom w:val="0"/>
      <w:divBdr>
        <w:top w:val="none" w:sz="0" w:space="0" w:color="auto"/>
        <w:left w:val="none" w:sz="0" w:space="0" w:color="auto"/>
        <w:bottom w:val="none" w:sz="0" w:space="0" w:color="auto"/>
        <w:right w:val="none" w:sz="0" w:space="0" w:color="auto"/>
      </w:divBdr>
    </w:div>
    <w:div w:id="1201279691">
      <w:bodyDiv w:val="1"/>
      <w:marLeft w:val="0"/>
      <w:marRight w:val="0"/>
      <w:marTop w:val="0"/>
      <w:marBottom w:val="0"/>
      <w:divBdr>
        <w:top w:val="none" w:sz="0" w:space="0" w:color="auto"/>
        <w:left w:val="none" w:sz="0" w:space="0" w:color="auto"/>
        <w:bottom w:val="none" w:sz="0" w:space="0" w:color="auto"/>
        <w:right w:val="none" w:sz="0" w:space="0" w:color="auto"/>
      </w:divBdr>
      <w:divsChild>
        <w:div w:id="399525474">
          <w:marLeft w:val="0"/>
          <w:marRight w:val="0"/>
          <w:marTop w:val="0"/>
          <w:marBottom w:val="0"/>
          <w:divBdr>
            <w:top w:val="none" w:sz="0" w:space="0" w:color="auto"/>
            <w:left w:val="none" w:sz="0" w:space="0" w:color="auto"/>
            <w:bottom w:val="none" w:sz="0" w:space="0" w:color="auto"/>
            <w:right w:val="none" w:sz="0" w:space="0" w:color="auto"/>
          </w:divBdr>
          <w:divsChild>
            <w:div w:id="662049267">
              <w:marLeft w:val="0"/>
              <w:marRight w:val="0"/>
              <w:marTop w:val="0"/>
              <w:marBottom w:val="0"/>
              <w:divBdr>
                <w:top w:val="none" w:sz="0" w:space="0" w:color="auto"/>
                <w:left w:val="none" w:sz="0" w:space="0" w:color="auto"/>
                <w:bottom w:val="none" w:sz="0" w:space="0" w:color="auto"/>
                <w:right w:val="none" w:sz="0" w:space="0" w:color="auto"/>
              </w:divBdr>
              <w:divsChild>
                <w:div w:id="679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916160">
      <w:bodyDiv w:val="1"/>
      <w:marLeft w:val="0"/>
      <w:marRight w:val="0"/>
      <w:marTop w:val="0"/>
      <w:marBottom w:val="0"/>
      <w:divBdr>
        <w:top w:val="none" w:sz="0" w:space="0" w:color="auto"/>
        <w:left w:val="none" w:sz="0" w:space="0" w:color="auto"/>
        <w:bottom w:val="none" w:sz="0" w:space="0" w:color="auto"/>
        <w:right w:val="none" w:sz="0" w:space="0" w:color="auto"/>
      </w:divBdr>
      <w:divsChild>
        <w:div w:id="1734036194">
          <w:marLeft w:val="0"/>
          <w:marRight w:val="0"/>
          <w:marTop w:val="100"/>
          <w:marBottom w:val="100"/>
          <w:divBdr>
            <w:top w:val="none" w:sz="0" w:space="0" w:color="auto"/>
            <w:left w:val="none" w:sz="0" w:space="0" w:color="auto"/>
            <w:bottom w:val="none" w:sz="0" w:space="0" w:color="auto"/>
            <w:right w:val="none" w:sz="0" w:space="0" w:color="auto"/>
          </w:divBdr>
          <w:divsChild>
            <w:div w:id="594216342">
              <w:marLeft w:val="0"/>
              <w:marRight w:val="0"/>
              <w:marTop w:val="0"/>
              <w:marBottom w:val="0"/>
              <w:divBdr>
                <w:top w:val="none" w:sz="0" w:space="0" w:color="auto"/>
                <w:left w:val="none" w:sz="0" w:space="0" w:color="auto"/>
                <w:bottom w:val="none" w:sz="0" w:space="0" w:color="auto"/>
                <w:right w:val="none" w:sz="0" w:space="0" w:color="auto"/>
              </w:divBdr>
              <w:divsChild>
                <w:div w:id="2035157654">
                  <w:marLeft w:val="0"/>
                  <w:marRight w:val="0"/>
                  <w:marTop w:val="240"/>
                  <w:marBottom w:val="0"/>
                  <w:divBdr>
                    <w:top w:val="none" w:sz="0" w:space="0" w:color="auto"/>
                    <w:left w:val="single" w:sz="6" w:space="17" w:color="DDDDDD"/>
                    <w:bottom w:val="none" w:sz="0" w:space="0" w:color="auto"/>
                    <w:right w:val="none" w:sz="0" w:space="0" w:color="auto"/>
                  </w:divBdr>
                  <w:divsChild>
                    <w:div w:id="5583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291437">
      <w:bodyDiv w:val="1"/>
      <w:marLeft w:val="0"/>
      <w:marRight w:val="0"/>
      <w:marTop w:val="0"/>
      <w:marBottom w:val="0"/>
      <w:divBdr>
        <w:top w:val="none" w:sz="0" w:space="0" w:color="auto"/>
        <w:left w:val="none" w:sz="0" w:space="0" w:color="auto"/>
        <w:bottom w:val="none" w:sz="0" w:space="0" w:color="auto"/>
        <w:right w:val="none" w:sz="0" w:space="0" w:color="auto"/>
      </w:divBdr>
    </w:div>
    <w:div w:id="1582326814">
      <w:bodyDiv w:val="1"/>
      <w:marLeft w:val="0"/>
      <w:marRight w:val="0"/>
      <w:marTop w:val="0"/>
      <w:marBottom w:val="0"/>
      <w:divBdr>
        <w:top w:val="none" w:sz="0" w:space="0" w:color="auto"/>
        <w:left w:val="none" w:sz="0" w:space="0" w:color="auto"/>
        <w:bottom w:val="none" w:sz="0" w:space="0" w:color="auto"/>
        <w:right w:val="none" w:sz="0" w:space="0" w:color="auto"/>
      </w:divBdr>
    </w:div>
    <w:div w:id="1598831447">
      <w:bodyDiv w:val="1"/>
      <w:marLeft w:val="0"/>
      <w:marRight w:val="0"/>
      <w:marTop w:val="0"/>
      <w:marBottom w:val="0"/>
      <w:divBdr>
        <w:top w:val="none" w:sz="0" w:space="0" w:color="auto"/>
        <w:left w:val="none" w:sz="0" w:space="0" w:color="auto"/>
        <w:bottom w:val="none" w:sz="0" w:space="0" w:color="auto"/>
        <w:right w:val="none" w:sz="0" w:space="0" w:color="auto"/>
      </w:divBdr>
    </w:div>
    <w:div w:id="1767069002">
      <w:bodyDiv w:val="1"/>
      <w:marLeft w:val="0"/>
      <w:marRight w:val="0"/>
      <w:marTop w:val="0"/>
      <w:marBottom w:val="0"/>
      <w:divBdr>
        <w:top w:val="none" w:sz="0" w:space="0" w:color="auto"/>
        <w:left w:val="none" w:sz="0" w:space="0" w:color="auto"/>
        <w:bottom w:val="none" w:sz="0" w:space="0" w:color="auto"/>
        <w:right w:val="none" w:sz="0" w:space="0" w:color="auto"/>
      </w:divBdr>
    </w:div>
    <w:div w:id="1999385101">
      <w:bodyDiv w:val="1"/>
      <w:marLeft w:val="0"/>
      <w:marRight w:val="0"/>
      <w:marTop w:val="0"/>
      <w:marBottom w:val="0"/>
      <w:divBdr>
        <w:top w:val="none" w:sz="0" w:space="0" w:color="auto"/>
        <w:left w:val="none" w:sz="0" w:space="0" w:color="auto"/>
        <w:bottom w:val="none" w:sz="0" w:space="0" w:color="auto"/>
        <w:right w:val="none" w:sz="0" w:space="0" w:color="auto"/>
      </w:divBdr>
    </w:div>
    <w:div w:id="2070616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jpeg"/><Relationship Id="rId26" Type="http://schemas.openxmlformats.org/officeDocument/2006/relationships/image" Target="media/image7.jpeg"/><Relationship Id="rId39" Type="http://schemas.openxmlformats.org/officeDocument/2006/relationships/footer" Target="footer4.xml"/><Relationship Id="rId21" Type="http://schemas.microsoft.com/office/2016/09/relationships/commentsIds" Target="commentsIds.xml"/><Relationship Id="rId34" Type="http://schemas.openxmlformats.org/officeDocument/2006/relationships/hyperlink" Target="https://isas.han.nl/Default.aspx?F=BekijkProtocol&amp;Eigenaar=AIM&amp;OWE=OOPD&amp;Toets=B_Ass&amp;Jaar=2019&amp;Nr=1"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image" Target="media/image10.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hyperlink" Target="https://nl.wikipedia.org/wiki/MoSCoW-methode" TargetMode="External"/><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2.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hyperlink" Target="https://www.baeldung.com/javadoc"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nl.wikipedia.org/wiki/Pac-Man" TargetMode="External"/><Relationship Id="rId25" Type="http://schemas.openxmlformats.org/officeDocument/2006/relationships/image" Target="media/image6.jpeg"/><Relationship Id="rId33" Type="http://schemas.openxmlformats.org/officeDocument/2006/relationships/hyperlink" Target="https://onderwijsonline.han.nl/elearning/lesson/Vqd0A1gq" TargetMode="External"/><Relationship Id="rId38"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08B688C37ED484C847B7D3D8FF8FFD1"/>
        <w:category>
          <w:name w:val="Algemeen"/>
          <w:gallery w:val="placeholder"/>
        </w:category>
        <w:types>
          <w:type w:val="bbPlcHdr"/>
        </w:types>
        <w:behaviors>
          <w:behavior w:val="content"/>
        </w:behaviors>
        <w:guid w:val="{A85F6E34-0945-455E-BC06-A31233073E3B}"/>
      </w:docPartPr>
      <w:docPartBody>
        <w:p w:rsidR="00936A26" w:rsidRDefault="00AC2175">
          <w:r w:rsidRPr="005F1BE9">
            <w:rPr>
              <w:rStyle w:val="PlaceholderText"/>
            </w:rPr>
            <w:t>[Onderwerp]</w:t>
          </w:r>
        </w:p>
      </w:docPartBody>
    </w:docPart>
    <w:docPart>
      <w:docPartPr>
        <w:name w:val="DE1557D253064C0A9571C687E6408A19"/>
        <w:category>
          <w:name w:val="Algemeen"/>
          <w:gallery w:val="placeholder"/>
        </w:category>
        <w:types>
          <w:type w:val="bbPlcHdr"/>
        </w:types>
        <w:behaviors>
          <w:behavior w:val="content"/>
        </w:behaviors>
        <w:guid w:val="{ED9F0A12-3986-46A9-A5F2-DA4CEF517CE8}"/>
      </w:docPartPr>
      <w:docPartBody>
        <w:p w:rsidR="00AF2DB0" w:rsidRDefault="00E30130" w:rsidP="00E30130">
          <w:r w:rsidRPr="005F1BE9">
            <w:rPr>
              <w:rStyle w:val="PlaceholderText"/>
            </w:rPr>
            <w:t>[Onderwerp]</w:t>
          </w:r>
        </w:p>
      </w:docPartBody>
    </w:docPart>
    <w:docPart>
      <w:docPartPr>
        <w:name w:val="6B4E1049A04D4815AE8DF0295FE476A3"/>
        <w:category>
          <w:name w:val="General"/>
          <w:gallery w:val="placeholder"/>
        </w:category>
        <w:types>
          <w:type w:val="bbPlcHdr"/>
        </w:types>
        <w:behaviors>
          <w:behavior w:val="content"/>
        </w:behaviors>
        <w:guid w:val="{463973C6-5B67-4A2F-ABA0-B7930E9C6573}"/>
      </w:docPartPr>
      <w:docPartBody>
        <w:p w:rsidR="006F4C43" w:rsidRDefault="00BC329E">
          <w:pPr>
            <w:pStyle w:val="6B4E1049A04D4815AE8DF0295FE476A3"/>
          </w:pPr>
          <w:r>
            <w:rPr>
              <w:rStyle w:val="PlaceholderText"/>
            </w:rPr>
            <w:t xml:space="preserve">[kies een </w:t>
          </w:r>
          <w:r w:rsidRPr="0071645A">
            <w:rPr>
              <w:rStyle w:val="PlaceholderText"/>
            </w:rPr>
            <w:t>datum</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altName w:val="Arial"/>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DD6310"/>
    <w:multiLevelType w:val="multilevel"/>
    <w:tmpl w:val="6CF0B8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175"/>
    <w:rsid w:val="0003236B"/>
    <w:rsid w:val="00131258"/>
    <w:rsid w:val="001E4EB0"/>
    <w:rsid w:val="0026694F"/>
    <w:rsid w:val="00270A01"/>
    <w:rsid w:val="00323821"/>
    <w:rsid w:val="00345BF7"/>
    <w:rsid w:val="003635AA"/>
    <w:rsid w:val="00375144"/>
    <w:rsid w:val="003A463D"/>
    <w:rsid w:val="00431EFF"/>
    <w:rsid w:val="004C5B3E"/>
    <w:rsid w:val="00590880"/>
    <w:rsid w:val="005C266A"/>
    <w:rsid w:val="005E7643"/>
    <w:rsid w:val="005F2B21"/>
    <w:rsid w:val="005F607A"/>
    <w:rsid w:val="00650528"/>
    <w:rsid w:val="006F4C43"/>
    <w:rsid w:val="00804577"/>
    <w:rsid w:val="00936A26"/>
    <w:rsid w:val="00A9254D"/>
    <w:rsid w:val="00AC2175"/>
    <w:rsid w:val="00AF2DB0"/>
    <w:rsid w:val="00B13CD2"/>
    <w:rsid w:val="00B425A9"/>
    <w:rsid w:val="00BC329E"/>
    <w:rsid w:val="00BF5CD3"/>
    <w:rsid w:val="00C04E68"/>
    <w:rsid w:val="00CF4BFD"/>
    <w:rsid w:val="00E30130"/>
    <w:rsid w:val="00E337CC"/>
    <w:rsid w:val="00E40FD9"/>
    <w:rsid w:val="00E5446C"/>
    <w:rsid w:val="00E70EBA"/>
    <w:rsid w:val="00F918F8"/>
    <w:rsid w:val="00FD1915"/>
    <w:rsid w:val="00FF253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1D12B3A"/>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3CD2"/>
    <w:rPr>
      <w:color w:val="808080"/>
    </w:rPr>
  </w:style>
  <w:style w:type="paragraph" w:customStyle="1" w:styleId="6B4E1049A04D4815AE8DF0295FE476A3">
    <w:name w:val="6B4E1049A04D4815AE8DF0295FE476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macintosh"/>
  <w:optimizeForBrowser/>
  <w:allowPNG/>
</w:webSettings>
</file>

<file path=word/theme/theme1.xml><?xml version="1.0" encoding="utf-8"?>
<a:theme xmlns:a="http://schemas.openxmlformats.org/drawingml/2006/main" name="Kantoorthema">
  <a:themeElements>
    <a:clrScheme name="HAN">
      <a:dk1>
        <a:sysClr val="windowText" lastClr="000000"/>
      </a:dk1>
      <a:lt1>
        <a:sysClr val="window" lastClr="FFFFFF"/>
      </a:lt1>
      <a:dk2>
        <a:srgbClr val="E50056"/>
      </a:dk2>
      <a:lt2>
        <a:srgbClr val="F8F8F8"/>
      </a:lt2>
      <a:accent1>
        <a:srgbClr val="000000"/>
      </a:accent1>
      <a:accent2>
        <a:srgbClr val="454545"/>
      </a:accent2>
      <a:accent3>
        <a:srgbClr val="757575"/>
      </a:accent3>
      <a:accent4>
        <a:srgbClr val="919191"/>
      </a:accent4>
      <a:accent5>
        <a:srgbClr val="E3E3E3"/>
      </a:accent5>
      <a:accent6>
        <a:srgbClr val="F8F8F8"/>
      </a:accent6>
      <a:hlink>
        <a:srgbClr val="000000"/>
      </a:hlink>
      <a:folHlink>
        <a:srgbClr val="000000"/>
      </a:folHlink>
    </a:clrScheme>
    <a:fontScheme name="Aangepast 16">
      <a:majorFont>
        <a:latin typeface="Arial Narrow"/>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HPi10</b:Tag>
    <b:SourceType>Report</b:SourceType>
    <b:Guid>{EB17E8B4-CD9E-4929-8DF0-41ED47E182D5}</b:Guid>
    <b:Author>
      <b:Author>
        <b:NameList>
          <b:Person>
            <b:Last>Pijnenburg</b:Last>
            <b:First>H.</b:First>
          </b:Person>
        </b:NameList>
      </b:Author>
    </b:Author>
    <b:Title>Zorgen dat het werkt</b:Title>
    <b:Year>2010</b:Year>
    <b:Publisher>Lectoraat Werkzame Factoren in de Zorg voor Jeugd, HAN</b:Publisher>
    <b:City>Nijmegen</b:City>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D85082A32D6C414EBB63B2D1303B128B" ma:contentTypeVersion="2" ma:contentTypeDescription="Een nieuw document maken." ma:contentTypeScope="" ma:versionID="4d2bb80ea53788bc29a5aecc8c1779ef">
  <xsd:schema xmlns:xsd="http://www.w3.org/2001/XMLSchema" xmlns:xs="http://www.w3.org/2001/XMLSchema" xmlns:p="http://schemas.microsoft.com/office/2006/metadata/properties" xmlns:ns2="90b8c0f5-ffe0-4901-87d1-56c2d6275584" targetNamespace="http://schemas.microsoft.com/office/2006/metadata/properties" ma:root="true" ma:fieldsID="5bb0ce651d34f5f69b4d5ec443dc7c27" ns2:_="">
    <xsd:import namespace="90b8c0f5-ffe0-4901-87d1-56c2d627558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c0f5-ffe0-4901-87d1-56c2d62755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5A2F34-0CE7-4D6F-9850-E83E48AF91B1}">
  <ds:schemaRefs>
    <ds:schemaRef ds:uri="http://schemas.microsoft.com/sharepoint/v3/contenttype/forms"/>
  </ds:schemaRefs>
</ds:datastoreItem>
</file>

<file path=customXml/itemProps2.xml><?xml version="1.0" encoding="utf-8"?>
<ds:datastoreItem xmlns:ds="http://schemas.openxmlformats.org/officeDocument/2006/customXml" ds:itemID="{A96086A9-C93B-4195-9942-41863CCC68C6}">
  <ds:schemaRefs>
    <ds:schemaRef ds:uri="http://schemas.microsoft.com/office/2006/metadata/properties"/>
    <ds:schemaRef ds:uri="http://purl.org/dc/elements/1.1/"/>
    <ds:schemaRef ds:uri="http://purl.org/dc/dcmitype/"/>
    <ds:schemaRef ds:uri="http://schemas.microsoft.com/office/2006/documentManagement/types"/>
    <ds:schemaRef ds:uri="http://purl.org/dc/terms/"/>
    <ds:schemaRef ds:uri="http://schemas.microsoft.com/office/infopath/2007/PartnerControls"/>
    <ds:schemaRef ds:uri="http://schemas.openxmlformats.org/package/2006/metadata/core-properties"/>
    <ds:schemaRef ds:uri="90b8c0f5-ffe0-4901-87d1-56c2d6275584"/>
    <ds:schemaRef ds:uri="http://www.w3.org/XML/1998/namespace"/>
  </ds:schemaRefs>
</ds:datastoreItem>
</file>

<file path=customXml/itemProps3.xml><?xml version="1.0" encoding="utf-8"?>
<ds:datastoreItem xmlns:ds="http://schemas.openxmlformats.org/officeDocument/2006/customXml" ds:itemID="{FC5467D7-69FE-4180-BE19-1D4073F22D60}">
  <ds:schemaRefs>
    <ds:schemaRef ds:uri="http://schemas.openxmlformats.org/officeDocument/2006/bibliography"/>
  </ds:schemaRefs>
</ds:datastoreItem>
</file>

<file path=customXml/itemProps4.xml><?xml version="1.0" encoding="utf-8"?>
<ds:datastoreItem xmlns:ds="http://schemas.openxmlformats.org/officeDocument/2006/customXml" ds:itemID="{CD8716DA-7BD4-4F9A-8574-91541D9401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c0f5-ffe0-4901-87d1-56c2d62755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2028</Words>
  <Characters>11159</Characters>
  <Application>Microsoft Office Word</Application>
  <DocSecurity>0</DocSecurity>
  <Lines>92</Lines>
  <Paragraphs>26</Paragraphs>
  <ScaleCrop>false</ScaleCrop>
  <Company>Hogeschool van Arnhem en Nijmegen</Company>
  <LinksUpToDate>false</LinksUpToDate>
  <CharactersWithSpaces>13161</CharactersWithSpaces>
  <SharedDoc>false</SharedDoc>
  <HLinks>
    <vt:vector size="96" baseType="variant">
      <vt:variant>
        <vt:i4>4325452</vt:i4>
      </vt:variant>
      <vt:variant>
        <vt:i4>84</vt:i4>
      </vt:variant>
      <vt:variant>
        <vt:i4>0</vt:i4>
      </vt:variant>
      <vt:variant>
        <vt:i4>5</vt:i4>
      </vt:variant>
      <vt:variant>
        <vt:lpwstr>https://www.baeldung.com/javadoc</vt:lpwstr>
      </vt:variant>
      <vt:variant>
        <vt:lpwstr/>
      </vt:variant>
      <vt:variant>
        <vt:i4>6160507</vt:i4>
      </vt:variant>
      <vt:variant>
        <vt:i4>81</vt:i4>
      </vt:variant>
      <vt:variant>
        <vt:i4>0</vt:i4>
      </vt:variant>
      <vt:variant>
        <vt:i4>5</vt:i4>
      </vt:variant>
      <vt:variant>
        <vt:lpwstr>https://isas.han.nl/Default.aspx?F=BekijkProtocol&amp;Eigenaar=AIM&amp;OWE=OOPD&amp;Toets=B_Ass&amp;Jaar=2019&amp;Nr=1</vt:lpwstr>
      </vt:variant>
      <vt:variant>
        <vt:lpwstr/>
      </vt:variant>
      <vt:variant>
        <vt:i4>4522056</vt:i4>
      </vt:variant>
      <vt:variant>
        <vt:i4>78</vt:i4>
      </vt:variant>
      <vt:variant>
        <vt:i4>0</vt:i4>
      </vt:variant>
      <vt:variant>
        <vt:i4>5</vt:i4>
      </vt:variant>
      <vt:variant>
        <vt:lpwstr>https://onderwijsonline.han.nl/elearning/lesson/Vqd0A1gq</vt:lpwstr>
      </vt:variant>
      <vt:variant>
        <vt:lpwstr/>
      </vt:variant>
      <vt:variant>
        <vt:i4>4653130</vt:i4>
      </vt:variant>
      <vt:variant>
        <vt:i4>75</vt:i4>
      </vt:variant>
      <vt:variant>
        <vt:i4>0</vt:i4>
      </vt:variant>
      <vt:variant>
        <vt:i4>5</vt:i4>
      </vt:variant>
      <vt:variant>
        <vt:lpwstr>https://nl.wikipedia.org/wiki/MoSCoW-methode</vt:lpwstr>
      </vt:variant>
      <vt:variant>
        <vt:lpwstr/>
      </vt:variant>
      <vt:variant>
        <vt:i4>131073</vt:i4>
      </vt:variant>
      <vt:variant>
        <vt:i4>69</vt:i4>
      </vt:variant>
      <vt:variant>
        <vt:i4>0</vt:i4>
      </vt:variant>
      <vt:variant>
        <vt:i4>5</vt:i4>
      </vt:variant>
      <vt:variant>
        <vt:lpwstr>https://nl.wikipedia.org/wiki/Pac-Man</vt:lpwstr>
      </vt:variant>
      <vt:variant>
        <vt:lpwstr/>
      </vt:variant>
      <vt:variant>
        <vt:i4>1376311</vt:i4>
      </vt:variant>
      <vt:variant>
        <vt:i4>62</vt:i4>
      </vt:variant>
      <vt:variant>
        <vt:i4>0</vt:i4>
      </vt:variant>
      <vt:variant>
        <vt:i4>5</vt:i4>
      </vt:variant>
      <vt:variant>
        <vt:lpwstr/>
      </vt:variant>
      <vt:variant>
        <vt:lpwstr>_Toc67053929</vt:lpwstr>
      </vt:variant>
      <vt:variant>
        <vt:i4>1310775</vt:i4>
      </vt:variant>
      <vt:variant>
        <vt:i4>56</vt:i4>
      </vt:variant>
      <vt:variant>
        <vt:i4>0</vt:i4>
      </vt:variant>
      <vt:variant>
        <vt:i4>5</vt:i4>
      </vt:variant>
      <vt:variant>
        <vt:lpwstr/>
      </vt:variant>
      <vt:variant>
        <vt:lpwstr>_Toc67053928</vt:lpwstr>
      </vt:variant>
      <vt:variant>
        <vt:i4>1638455</vt:i4>
      </vt:variant>
      <vt:variant>
        <vt:i4>50</vt:i4>
      </vt:variant>
      <vt:variant>
        <vt:i4>0</vt:i4>
      </vt:variant>
      <vt:variant>
        <vt:i4>5</vt:i4>
      </vt:variant>
      <vt:variant>
        <vt:lpwstr/>
      </vt:variant>
      <vt:variant>
        <vt:lpwstr>_Toc67053925</vt:lpwstr>
      </vt:variant>
      <vt:variant>
        <vt:i4>1966135</vt:i4>
      </vt:variant>
      <vt:variant>
        <vt:i4>44</vt:i4>
      </vt:variant>
      <vt:variant>
        <vt:i4>0</vt:i4>
      </vt:variant>
      <vt:variant>
        <vt:i4>5</vt:i4>
      </vt:variant>
      <vt:variant>
        <vt:lpwstr/>
      </vt:variant>
      <vt:variant>
        <vt:lpwstr>_Toc67053922</vt:lpwstr>
      </vt:variant>
      <vt:variant>
        <vt:i4>1900599</vt:i4>
      </vt:variant>
      <vt:variant>
        <vt:i4>38</vt:i4>
      </vt:variant>
      <vt:variant>
        <vt:i4>0</vt:i4>
      </vt:variant>
      <vt:variant>
        <vt:i4>5</vt:i4>
      </vt:variant>
      <vt:variant>
        <vt:lpwstr/>
      </vt:variant>
      <vt:variant>
        <vt:lpwstr>_Toc67053921</vt:lpwstr>
      </vt:variant>
      <vt:variant>
        <vt:i4>1310772</vt:i4>
      </vt:variant>
      <vt:variant>
        <vt:i4>32</vt:i4>
      </vt:variant>
      <vt:variant>
        <vt:i4>0</vt:i4>
      </vt:variant>
      <vt:variant>
        <vt:i4>5</vt:i4>
      </vt:variant>
      <vt:variant>
        <vt:lpwstr/>
      </vt:variant>
      <vt:variant>
        <vt:lpwstr>_Toc67053918</vt:lpwstr>
      </vt:variant>
      <vt:variant>
        <vt:i4>1638453</vt:i4>
      </vt:variant>
      <vt:variant>
        <vt:i4>26</vt:i4>
      </vt:variant>
      <vt:variant>
        <vt:i4>0</vt:i4>
      </vt:variant>
      <vt:variant>
        <vt:i4>5</vt:i4>
      </vt:variant>
      <vt:variant>
        <vt:lpwstr/>
      </vt:variant>
      <vt:variant>
        <vt:lpwstr>_Toc67053905</vt:lpwstr>
      </vt:variant>
      <vt:variant>
        <vt:i4>1835068</vt:i4>
      </vt:variant>
      <vt:variant>
        <vt:i4>20</vt:i4>
      </vt:variant>
      <vt:variant>
        <vt:i4>0</vt:i4>
      </vt:variant>
      <vt:variant>
        <vt:i4>5</vt:i4>
      </vt:variant>
      <vt:variant>
        <vt:lpwstr/>
      </vt:variant>
      <vt:variant>
        <vt:lpwstr>_Toc67053891</vt:lpwstr>
      </vt:variant>
      <vt:variant>
        <vt:i4>1900604</vt:i4>
      </vt:variant>
      <vt:variant>
        <vt:i4>14</vt:i4>
      </vt:variant>
      <vt:variant>
        <vt:i4>0</vt:i4>
      </vt:variant>
      <vt:variant>
        <vt:i4>5</vt:i4>
      </vt:variant>
      <vt:variant>
        <vt:lpwstr/>
      </vt:variant>
      <vt:variant>
        <vt:lpwstr>_Toc67053890</vt:lpwstr>
      </vt:variant>
      <vt:variant>
        <vt:i4>1310781</vt:i4>
      </vt:variant>
      <vt:variant>
        <vt:i4>8</vt:i4>
      </vt:variant>
      <vt:variant>
        <vt:i4>0</vt:i4>
      </vt:variant>
      <vt:variant>
        <vt:i4>5</vt:i4>
      </vt:variant>
      <vt:variant>
        <vt:lpwstr/>
      </vt:variant>
      <vt:variant>
        <vt:lpwstr>_Toc67053889</vt:lpwstr>
      </vt:variant>
      <vt:variant>
        <vt:i4>1376317</vt:i4>
      </vt:variant>
      <vt:variant>
        <vt:i4>2</vt:i4>
      </vt:variant>
      <vt:variant>
        <vt:i4>0</vt:i4>
      </vt:variant>
      <vt:variant>
        <vt:i4>5</vt:i4>
      </vt:variant>
      <vt:variant>
        <vt:lpwstr/>
      </vt:variant>
      <vt:variant>
        <vt:lpwstr>_Toc67053888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OOPD</dc:subject>
  <dc:creator>Vergeer Sietske</dc:creator>
  <cp:keywords/>
  <cp:lastModifiedBy>Pieter Oosterbroek (student)</cp:lastModifiedBy>
  <cp:revision>2</cp:revision>
  <cp:lastPrinted>2019-08-31T07:43:00Z</cp:lastPrinted>
  <dcterms:created xsi:type="dcterms:W3CDTF">2021-03-29T13:44:00Z</dcterms:created>
  <dcterms:modified xsi:type="dcterms:W3CDTF">2021-03-29T13:44:00Z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0x010100D85082A32D6C414EBB63B2D1303B128B</vt:lpwstr>
  </property>
</Properties>
</file>